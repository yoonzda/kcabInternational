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0" w:author="Pui-Ki Emmanuelle Ta" w:date="2026-01-26T08:56:00Z">
          <w:tblPr>
            <w:tblStyle w:val="TableGrid"/>
            <w:tblW w:w="0" w:type="auto"/>
            <w:tblInd w:w="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65"/>
        <w:gridCol w:w="3729"/>
        <w:gridCol w:w="1227"/>
        <w:gridCol w:w="2895"/>
        <w:tblGridChange w:id="1">
          <w:tblGrid>
            <w:gridCol w:w="2087"/>
            <w:gridCol w:w="2983"/>
            <w:gridCol w:w="2219"/>
            <w:gridCol w:w="2427"/>
          </w:tblGrid>
        </w:tblGridChange>
      </w:tblGrid>
      <w:tr w:rsidR="00FE4139" w14:paraId="5CCDBF91" w14:textId="77777777" w:rsidTr="003F0CF0">
        <w:tc>
          <w:tcPr>
            <w:tcW w:w="971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PrChange w:id="2" w:author="Pui-Ki Emmanuelle Ta" w:date="2026-01-26T08:56:00Z">
              <w:tcPr>
                <w:tcW w:w="10027" w:type="dxa"/>
                <w:gridSpan w:val="4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</w:tcPrChange>
          </w:tcPr>
          <w:p w14:paraId="750C4730" w14:textId="77777777" w:rsidR="00A01B0E" w:rsidRDefault="00A01B0E" w:rsidP="00556CFA">
            <w:pPr>
              <w:rPr>
                <w:rFonts w:ascii="Cambria" w:hAnsi="Cambria" w:cs="Arial"/>
                <w:b/>
                <w:sz w:val="28"/>
                <w:u w:val="single"/>
              </w:rPr>
            </w:pPr>
            <w:r>
              <w:rPr>
                <w:rFonts w:ascii="Cambria" w:hAnsi="Cambria" w:cs="Arial" w:hint="eastAsia"/>
                <w:b/>
                <w:sz w:val="28"/>
                <w:u w:val="single"/>
              </w:rPr>
              <w:t>PERSONAL INFORMATION</w:t>
            </w:r>
          </w:p>
          <w:p w14:paraId="7313E1E3" w14:textId="77777777" w:rsidR="00A01B0E" w:rsidRPr="00027E8D" w:rsidRDefault="00027E8D" w:rsidP="003E6780">
            <w:pPr>
              <w:rPr>
                <w:rFonts w:ascii="Cambria" w:hAnsi="Cambria" w:cs="Arial"/>
                <w:sz w:val="28"/>
              </w:rPr>
            </w:pPr>
            <w:r w:rsidRPr="003F0CF0">
              <w:rPr>
                <w:rFonts w:ascii="Cambria" w:hAnsi="Cambria" w:cs="Arial" w:hint="eastAsia"/>
                <w:i/>
                <w:iCs/>
                <w:color w:val="002060"/>
                <w:sz w:val="18"/>
                <w:szCs w:val="18"/>
                <w:rPrChange w:id="3" w:author="Pui-Ki Emmanuelle Ta" w:date="2026-01-26T08:54:00Z">
                  <w:rPr>
                    <w:rFonts w:ascii="Cambria" w:hAnsi="Cambria" w:cs="Arial" w:hint="eastAsia"/>
                    <w:color w:val="FF0000"/>
                    <w:sz w:val="22"/>
                  </w:rPr>
                </w:rPrChange>
              </w:rPr>
              <w:t>*</w:t>
            </w:r>
            <w:r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4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 xml:space="preserve"> By completing this application form, you agree to KCAB using any of your personal information that you may have provided in this application </w:t>
            </w:r>
            <w:r w:rsidR="00E622F5"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5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 xml:space="preserve">for the purpose of </w:t>
            </w:r>
            <w:r w:rsidR="003E6780"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6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>assessment of panel listing</w:t>
            </w:r>
            <w:r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7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 xml:space="preserve">, background and reference checks, future appointments </w:t>
            </w:r>
            <w:r w:rsidR="003E6780"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8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 xml:space="preserve">in any arbitrations </w:t>
            </w:r>
            <w:r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9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>handled by KCAB</w:t>
            </w:r>
            <w:r w:rsidR="003E6780"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10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 xml:space="preserve">, and listing </w:t>
            </w:r>
            <w:r w:rsidRPr="003F0CF0">
              <w:rPr>
                <w:rFonts w:ascii="Cambria" w:hAnsi="Cambria" w:cs="Arial"/>
                <w:i/>
                <w:iCs/>
                <w:color w:val="002060"/>
                <w:sz w:val="18"/>
                <w:szCs w:val="18"/>
                <w:rPrChange w:id="11" w:author="Pui-Ki Emmanuelle Ta" w:date="2026-01-26T08:54:00Z">
                  <w:rPr>
                    <w:rFonts w:ascii="Cambria" w:hAnsi="Cambria" w:cs="Arial"/>
                    <w:color w:val="FF0000"/>
                    <w:sz w:val="22"/>
                  </w:rPr>
                </w:rPrChange>
              </w:rPr>
              <w:t>your curriculum vitae on KCAB’s website, in accordance with Korean Data Protection Act</w:t>
            </w:r>
            <w:del w:id="12" w:author="Pui-Ki Emmanuelle Ta" w:date="2026-01-26T08:55:00Z">
              <w:r w:rsidDel="003F0CF0">
                <w:rPr>
                  <w:rFonts w:ascii="Cambria" w:hAnsi="Cambria" w:cs="Arial"/>
                  <w:color w:val="FF0000"/>
                  <w:sz w:val="22"/>
                </w:rPr>
                <w:delText xml:space="preserve">. </w:delText>
              </w:r>
            </w:del>
          </w:p>
        </w:tc>
      </w:tr>
      <w:tr w:rsidR="00A01B0E" w14:paraId="09CFFA2E" w14:textId="77777777" w:rsidTr="00B2619F">
        <w:trPr>
          <w:trHeight w:val="575"/>
          <w:trPrChange w:id="13" w:author="Pui-Ki Emmanuelle Ta" w:date="2026-01-26T08:57:00Z">
            <w:trPr>
              <w:trHeight w:val="1396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14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C3B127D" w14:textId="023CE15C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del w:id="15" w:author="Pui-Ki Emmanuelle Ta" w:date="2026-01-26T08:56:00Z">
              <w:r w:rsidDel="00D71A78">
                <w:rPr>
                  <w:rFonts w:ascii="Cambria" w:hAnsi="Cambria" w:cs="Arial" w:hint="eastAsia"/>
                  <w:sz w:val="22"/>
                </w:rPr>
                <w:delText>N</w:delText>
              </w:r>
              <w:r w:rsidDel="00D71A78">
                <w:rPr>
                  <w:rFonts w:ascii="Cambria" w:hAnsi="Cambria" w:cs="Arial"/>
                  <w:sz w:val="22"/>
                </w:rPr>
                <w:delText>a</w:delText>
              </w:r>
              <w:r w:rsidDel="00D71A78">
                <w:rPr>
                  <w:rFonts w:ascii="Cambria" w:hAnsi="Cambria" w:cs="Arial" w:hint="eastAsia"/>
                  <w:sz w:val="22"/>
                </w:rPr>
                <w:delText>me</w:delText>
              </w:r>
              <w:r w:rsidDel="00D71A78">
                <w:rPr>
                  <w:rFonts w:ascii="Cambria" w:hAnsi="Cambria" w:cs="Arial"/>
                  <w:sz w:val="22"/>
                </w:rPr>
                <w:delText>:</w:delText>
              </w:r>
            </w:del>
            <w:ins w:id="16" w:author="Pui-Ki Emmanuelle Ta" w:date="2026-01-26T08:56:00Z">
              <w:r w:rsidR="00D71A78">
                <w:rPr>
                  <w:rFonts w:ascii="Cambria" w:hAnsi="Cambria" w:cs="Arial"/>
                  <w:sz w:val="22"/>
                </w:rPr>
                <w:t>Last Na</w:t>
              </w:r>
            </w:ins>
            <w:ins w:id="17" w:author="Pui-Ki Emmanuelle Ta" w:date="2026-01-26T08:57:00Z">
              <w:r w:rsidR="00D71A78">
                <w:rPr>
                  <w:rFonts w:ascii="Cambria" w:hAnsi="Cambria" w:cs="Arial"/>
                  <w:sz w:val="22"/>
                </w:rPr>
                <w:t>me:</w:t>
              </w:r>
            </w:ins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18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61412611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4122" w:type="dxa"/>
            <w:gridSpan w:val="2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19" w:author="Pui-Ki Emmanuelle Ta" w:date="2026-01-26T08:57:00Z">
              <w:tcPr>
                <w:tcW w:w="4795" w:type="dxa"/>
                <w:gridSpan w:val="2"/>
                <w:vMerge w:val="restar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1B5E4028" w14:textId="77777777" w:rsidR="00A01B0E" w:rsidRPr="00A01B0E" w:rsidRDefault="00A01B0E" w:rsidP="00A01B0E">
            <w:pPr>
              <w:jc w:val="center"/>
              <w:rPr>
                <w:rFonts w:ascii="Cambria" w:hAnsi="Cambria" w:cs="Noto Sans Cond Med"/>
                <w:i/>
                <w:color w:val="2F5496" w:themeColor="accent5" w:themeShade="BF"/>
                <w:szCs w:val="20"/>
              </w:rPr>
            </w:pPr>
            <w:r w:rsidRPr="00FE4139">
              <w:rPr>
                <w:rFonts w:ascii="Cambria" w:hAnsi="Cambria" w:cs="Noto Sans Cond Med"/>
                <w:i/>
                <w:color w:val="2F5496" w:themeColor="accent5" w:themeShade="BF"/>
                <w:szCs w:val="20"/>
              </w:rPr>
              <w:t>Recent photo</w:t>
            </w:r>
          </w:p>
        </w:tc>
      </w:tr>
      <w:tr w:rsidR="00D71A78" w14:paraId="215545DD" w14:textId="77777777" w:rsidTr="00B2619F">
        <w:trPr>
          <w:trHeight w:val="575"/>
          <w:ins w:id="20" w:author="Pui-Ki Emmanuelle Ta" w:date="2026-01-26T08:56:00Z"/>
          <w:trPrChange w:id="21" w:author="Pui-Ki Emmanuelle Ta" w:date="2026-01-26T08:57:00Z">
            <w:trPr>
              <w:trHeight w:val="575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22" w:author="Pui-Ki Emmanuelle Ta" w:date="2026-01-26T08:57:00Z">
              <w:tcPr>
                <w:tcW w:w="2087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D63E931" w14:textId="158AA1D8" w:rsidR="00D71A78" w:rsidRDefault="00D71A78" w:rsidP="00A01B0E">
            <w:pPr>
              <w:jc w:val="left"/>
              <w:rPr>
                <w:ins w:id="23" w:author="Pui-Ki Emmanuelle Ta" w:date="2026-01-26T08:56:00Z"/>
                <w:rFonts w:ascii="Cambria" w:hAnsi="Cambria" w:cs="Arial" w:hint="eastAsia"/>
                <w:sz w:val="22"/>
              </w:rPr>
            </w:pPr>
            <w:ins w:id="24" w:author="Pui-Ki Emmanuelle Ta" w:date="2026-01-26T08:57:00Z">
              <w:r>
                <w:rPr>
                  <w:rFonts w:ascii="Cambria" w:hAnsi="Cambria" w:cs="Arial"/>
                  <w:sz w:val="22"/>
                </w:rPr>
                <w:t>First Name:</w:t>
              </w:r>
            </w:ins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25" w:author="Pui-Ki Emmanuelle Ta" w:date="2026-01-26T08:57:00Z">
              <w:tcPr>
                <w:tcW w:w="2983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0CF5E016" w14:textId="77777777" w:rsidR="00D71A78" w:rsidRDefault="00D71A78" w:rsidP="00A01B0E">
            <w:pPr>
              <w:jc w:val="left"/>
              <w:rPr>
                <w:ins w:id="26" w:author="Pui-Ki Emmanuelle Ta" w:date="2026-01-26T08:56:00Z"/>
                <w:rFonts w:ascii="Cambria" w:hAnsi="Cambria" w:cs="Arial"/>
                <w:sz w:val="22"/>
              </w:rPr>
            </w:pPr>
          </w:p>
        </w:tc>
        <w:tc>
          <w:tcPr>
            <w:tcW w:w="4122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27" w:author="Pui-Ki Emmanuelle Ta" w:date="2026-01-26T08:57:00Z">
              <w:tcPr>
                <w:tcW w:w="4646" w:type="dxa"/>
                <w:gridSpan w:val="2"/>
                <w:vMerge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4FA252F4" w14:textId="77777777" w:rsidR="00D71A78" w:rsidRPr="00FE4139" w:rsidRDefault="00D71A78" w:rsidP="00A01B0E">
            <w:pPr>
              <w:jc w:val="center"/>
              <w:rPr>
                <w:ins w:id="28" w:author="Pui-Ki Emmanuelle Ta" w:date="2026-01-26T08:56:00Z"/>
                <w:rFonts w:ascii="Cambria" w:hAnsi="Cambria" w:cs="Noto Sans Cond Med"/>
                <w:i/>
                <w:color w:val="2F5496" w:themeColor="accent5" w:themeShade="BF"/>
                <w:szCs w:val="20"/>
              </w:rPr>
            </w:pPr>
          </w:p>
        </w:tc>
      </w:tr>
      <w:tr w:rsidR="00A01B0E" w14:paraId="1133638E" w14:textId="77777777" w:rsidTr="00B2619F">
        <w:trPr>
          <w:trHeight w:val="755"/>
          <w:trPrChange w:id="29" w:author="Pui-Ki Emmanuelle Ta" w:date="2026-01-26T08:57:00Z">
            <w:trPr>
              <w:trHeight w:val="1119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30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ABD5A4E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>Date of Birth:</w:t>
            </w:r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31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1D3E2087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4122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32" w:author="Pui-Ki Emmanuelle Ta" w:date="2026-01-26T08:57:00Z">
              <w:tcPr>
                <w:tcW w:w="4795" w:type="dxa"/>
                <w:gridSpan w:val="2"/>
                <w:vMerge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7372ABBD" w14:textId="77777777" w:rsidR="00A01B0E" w:rsidRPr="00FE4139" w:rsidRDefault="00A01B0E" w:rsidP="00A01B0E">
            <w:pPr>
              <w:jc w:val="left"/>
              <w:rPr>
                <w:rFonts w:ascii="Cambria" w:hAnsi="Cambria" w:cs="Noto Sans Cond Med"/>
                <w:i/>
                <w:color w:val="2F5496" w:themeColor="accent5" w:themeShade="BF"/>
                <w:szCs w:val="20"/>
              </w:rPr>
            </w:pPr>
          </w:p>
        </w:tc>
      </w:tr>
      <w:tr w:rsidR="00A01B0E" w14:paraId="4E493F63" w14:textId="77777777" w:rsidTr="00B2619F">
        <w:trPr>
          <w:trHeight w:val="755"/>
          <w:trPrChange w:id="33" w:author="Pui-Ki Emmanuelle Ta" w:date="2026-01-26T08:57:00Z">
            <w:trPr>
              <w:trHeight w:val="1708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34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7B7EF5A8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>Current Position</w:t>
            </w:r>
            <w:r>
              <w:rPr>
                <w:rFonts w:ascii="Cambria" w:hAnsi="Cambria" w:cs="Arial"/>
                <w:sz w:val="22"/>
              </w:rPr>
              <w:t>:</w:t>
            </w:r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35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50A31B47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4122" w:type="dxa"/>
            <w:gridSpan w:val="2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36" w:author="Pui-Ki Emmanuelle Ta" w:date="2026-01-26T08:57:00Z">
              <w:tcPr>
                <w:tcW w:w="4795" w:type="dxa"/>
                <w:gridSpan w:val="2"/>
                <w:vMerge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1C5A4657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</w:tr>
      <w:tr w:rsidR="00A01B0E" w14:paraId="035B61F7" w14:textId="77777777" w:rsidTr="00B2619F">
        <w:trPr>
          <w:trHeight w:val="547"/>
          <w:trPrChange w:id="37" w:author="Pui-Ki Emmanuelle Ta" w:date="2026-01-26T08:57:00Z">
            <w:trPr>
              <w:trHeight w:val="547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38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B119340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>Address</w:t>
            </w:r>
            <w:r w:rsidR="00F975E0">
              <w:rPr>
                <w:rFonts w:ascii="Cambria" w:hAnsi="Cambria" w:cs="Arial"/>
                <w:sz w:val="22"/>
              </w:rPr>
              <w:t xml:space="preserve"> (</w:t>
            </w:r>
            <w:r w:rsidR="00F975E0">
              <w:rPr>
                <w:rFonts w:ascii="Cambria" w:hAnsi="Cambria" w:cs="Arial" w:hint="eastAsia"/>
                <w:sz w:val="22"/>
              </w:rPr>
              <w:t>office)</w:t>
            </w:r>
            <w:r>
              <w:rPr>
                <w:rFonts w:ascii="Cambria" w:hAnsi="Cambria" w:cs="Arial"/>
                <w:sz w:val="22"/>
              </w:rPr>
              <w:t>:</w:t>
            </w:r>
          </w:p>
        </w:tc>
        <w:tc>
          <w:tcPr>
            <w:tcW w:w="785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39" w:author="Pui-Ki Emmanuelle Ta" w:date="2026-01-26T08:57:00Z">
              <w:tcPr>
                <w:tcW w:w="7907" w:type="dxa"/>
                <w:gridSpan w:val="3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1C4AF9BC" w14:textId="77777777" w:rsid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</w:tr>
      <w:tr w:rsidR="00A01B0E" w14:paraId="360CD7D8" w14:textId="77777777" w:rsidTr="00B2619F">
        <w:trPr>
          <w:trHeight w:val="555"/>
          <w:trPrChange w:id="40" w:author="Pui-Ki Emmanuelle Ta" w:date="2026-01-26T08:57:00Z">
            <w:trPr>
              <w:trHeight w:val="555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41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3C9EAD7" w14:textId="7763A22D" w:rsidR="00FE4139" w:rsidRDefault="00C16D4A" w:rsidP="00A01B0E">
            <w:pPr>
              <w:jc w:val="left"/>
              <w:rPr>
                <w:rFonts w:ascii="Cambria" w:hAnsi="Cambria" w:cs="Arial"/>
                <w:sz w:val="22"/>
              </w:rPr>
            </w:pPr>
            <w:ins w:id="42" w:author="Pui-Ki Emmanuelle Ta" w:date="2026-01-26T08:58:00Z">
              <w:r>
                <w:rPr>
                  <w:rFonts w:ascii="Cambria" w:hAnsi="Cambria" w:cs="Arial"/>
                  <w:sz w:val="22"/>
                </w:rPr>
                <w:t xml:space="preserve">Mobile </w:t>
              </w:r>
            </w:ins>
            <w:r w:rsidR="00A01B0E">
              <w:rPr>
                <w:rFonts w:ascii="Cambria" w:hAnsi="Cambria" w:cs="Arial" w:hint="eastAsia"/>
                <w:sz w:val="22"/>
              </w:rPr>
              <w:t>Phone:</w:t>
            </w:r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43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54431717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44" w:author="Pui-Ki Emmanuelle Ta" w:date="2026-01-26T08:57:00Z">
              <w:tcPr>
                <w:tcW w:w="226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CD9B728" w14:textId="77777777" w:rsidR="00FE4139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del w:id="45" w:author="Pui-Ki Emmanuelle Ta" w:date="2026-01-26T08:58:00Z">
              <w:r w:rsidDel="00C16D4A">
                <w:rPr>
                  <w:rFonts w:ascii="Cambria" w:hAnsi="Cambria" w:cs="Arial" w:hint="eastAsia"/>
                  <w:sz w:val="22"/>
                </w:rPr>
                <w:delText xml:space="preserve">Mobile </w:delText>
              </w:r>
            </w:del>
            <w:r>
              <w:rPr>
                <w:rFonts w:ascii="Cambria" w:hAnsi="Cambria" w:cs="Arial" w:hint="eastAsia"/>
                <w:sz w:val="22"/>
              </w:rPr>
              <w:t>Phone: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46" w:author="Pui-Ki Emmanuelle Ta" w:date="2026-01-26T08:57:00Z">
              <w:tcPr>
                <w:tcW w:w="253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37543F4A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</w:tr>
      <w:tr w:rsidR="00A01B0E" w14:paraId="416E3321" w14:textId="77777777" w:rsidTr="00B2619F">
        <w:trPr>
          <w:trHeight w:val="563"/>
          <w:trPrChange w:id="47" w:author="Pui-Ki Emmanuelle Ta" w:date="2026-01-26T08:57:00Z">
            <w:trPr>
              <w:trHeight w:val="563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48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5C14AC5" w14:textId="66D3AABB" w:rsidR="00FE4139" w:rsidRDefault="00B2619F" w:rsidP="00A01B0E">
            <w:pPr>
              <w:jc w:val="left"/>
              <w:rPr>
                <w:rFonts w:ascii="Cambria" w:hAnsi="Cambria" w:cs="Arial"/>
                <w:sz w:val="22"/>
              </w:rPr>
            </w:pPr>
            <w:ins w:id="49" w:author="Pui-Ki Emmanuelle Ta" w:date="2026-01-26T08:57:00Z">
              <w:r w:rsidRPr="00B2619F">
                <w:rPr>
                  <w:rFonts w:ascii="Cambria" w:hAnsi="Cambria" w:cs="Arial"/>
                  <w:sz w:val="22"/>
                </w:rPr>
                <w:t>E-mail Address:</w:t>
              </w:r>
            </w:ins>
            <w:del w:id="50" w:author="Pui-Ki Emmanuelle Ta" w:date="2026-01-26T08:57:00Z">
              <w:r w:rsidR="00A01B0E" w:rsidDel="00B2619F">
                <w:rPr>
                  <w:rFonts w:ascii="Cambria" w:hAnsi="Cambria" w:cs="Arial" w:hint="eastAsia"/>
                  <w:sz w:val="22"/>
                </w:rPr>
                <w:delText>Fax:</w:delText>
              </w:r>
            </w:del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51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035E1E1E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52" w:author="Pui-Ki Emmanuelle Ta" w:date="2026-01-26T08:57:00Z">
              <w:tcPr>
                <w:tcW w:w="226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CB6215D" w14:textId="7E8A74F6" w:rsidR="00FE4139" w:rsidRDefault="00B2619F" w:rsidP="00A01B0E">
            <w:pPr>
              <w:jc w:val="left"/>
              <w:rPr>
                <w:rFonts w:ascii="Cambria" w:hAnsi="Cambria" w:cs="Arial"/>
                <w:sz w:val="22"/>
              </w:rPr>
            </w:pPr>
            <w:ins w:id="53" w:author="Pui-Ki Emmanuelle Ta" w:date="2026-01-26T08:58:00Z">
              <w:r>
                <w:rPr>
                  <w:rFonts w:ascii="Cambria" w:hAnsi="Cambria" w:cs="Arial"/>
                  <w:sz w:val="22"/>
                </w:rPr>
                <w:t>Fax:</w:t>
              </w:r>
            </w:ins>
            <w:del w:id="54" w:author="Pui-Ki Emmanuelle Ta" w:date="2026-01-26T08:57:00Z">
              <w:r w:rsidR="00A01B0E" w:rsidDel="00B2619F">
                <w:rPr>
                  <w:rFonts w:ascii="Cambria" w:hAnsi="Cambria" w:cs="Arial" w:hint="eastAsia"/>
                  <w:sz w:val="22"/>
                </w:rPr>
                <w:delText>E-mail Address:</w:delText>
              </w:r>
            </w:del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tcPrChange w:id="55" w:author="Pui-Ki Emmanuelle Ta" w:date="2026-01-26T08:57:00Z">
              <w:tcPr>
                <w:tcW w:w="253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</w:tcPrChange>
          </w:tcPr>
          <w:p w14:paraId="022ADD08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</w:tr>
      <w:tr w:rsidR="00A01B0E" w14:paraId="19031D18" w14:textId="77777777" w:rsidTr="00B2619F">
        <w:trPr>
          <w:trHeight w:val="458"/>
          <w:trPrChange w:id="56" w:author="Pui-Ki Emmanuelle Ta" w:date="2026-01-26T08:57:00Z">
            <w:trPr>
              <w:trHeight w:val="841"/>
            </w:trPr>
          </w:trPrChange>
        </w:trPr>
        <w:tc>
          <w:tcPr>
            <w:tcW w:w="18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57" w:author="Pui-Ki Emmanuelle Ta" w:date="2026-01-26T08:57:00Z">
              <w:tcPr>
                <w:tcW w:w="212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BAC4DCF" w14:textId="2E04587E" w:rsidR="00FE4139" w:rsidDel="003F0CF0" w:rsidRDefault="00A01B0E" w:rsidP="00A01B0E">
            <w:pPr>
              <w:jc w:val="left"/>
              <w:rPr>
                <w:del w:id="58" w:author="Pui-Ki Emmanuelle Ta" w:date="2026-01-26T08:56:00Z"/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>Nationality</w:t>
            </w:r>
            <w:ins w:id="59" w:author="Pui-Ki Emmanuelle Ta" w:date="2026-01-26T08:54:00Z">
              <w:r w:rsidR="003F0CF0">
                <w:rPr>
                  <w:rStyle w:val="FootnoteReference"/>
                  <w:rFonts w:ascii="Cambria" w:hAnsi="Cambria" w:cs="Arial"/>
                  <w:sz w:val="22"/>
                </w:rPr>
                <w:footnoteReference w:id="1"/>
              </w:r>
            </w:ins>
            <w:r>
              <w:rPr>
                <w:rFonts w:ascii="Cambria" w:hAnsi="Cambria" w:cs="Arial" w:hint="eastAsia"/>
                <w:sz w:val="22"/>
              </w:rPr>
              <w:t>:</w:t>
            </w:r>
          </w:p>
          <w:p w14:paraId="5C31E05B" w14:textId="77777777" w:rsidR="00A01B0E" w:rsidRDefault="00A01B0E" w:rsidP="00A01B0E">
            <w:pPr>
              <w:jc w:val="left"/>
              <w:rPr>
                <w:rFonts w:ascii="Cambria" w:hAnsi="Cambria" w:cs="Arial"/>
                <w:color w:val="FF0000"/>
                <w:sz w:val="22"/>
              </w:rPr>
            </w:pPr>
          </w:p>
          <w:p w14:paraId="0078DAF4" w14:textId="75DD5774" w:rsidR="00A01B0E" w:rsidRP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del w:id="65" w:author="Pui-Ki Emmanuelle Ta" w:date="2026-01-26T08:54:00Z">
              <w:r w:rsidRPr="00A01B0E" w:rsidDel="003F0CF0">
                <w:rPr>
                  <w:rFonts w:ascii="Cambria" w:hAnsi="Cambria" w:cs="Arial"/>
                  <w:color w:val="FF0000"/>
                  <w:sz w:val="22"/>
                </w:rPr>
                <w:delText>*Please note that only one nationality is shown on our website. If more than one, please state in the order of strongest connection.</w:delText>
              </w:r>
            </w:del>
          </w:p>
        </w:tc>
        <w:tc>
          <w:tcPr>
            <w:tcW w:w="37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PrChange w:id="66" w:author="Pui-Ki Emmanuelle Ta" w:date="2026-01-26T08:57:00Z">
              <w:tcPr>
                <w:tcW w:w="311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</w:tcPrChange>
          </w:tcPr>
          <w:p w14:paraId="37747897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tcPrChange w:id="67" w:author="Pui-Ki Emmanuelle Ta" w:date="2026-01-26T08:57:00Z">
              <w:tcPr>
                <w:tcW w:w="226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</w:tcPr>
            </w:tcPrChange>
          </w:tcPr>
          <w:p w14:paraId="0A430A4F" w14:textId="77777777" w:rsidR="00FE4139" w:rsidRPr="00A01B0E" w:rsidRDefault="00A01B0E" w:rsidP="00A01B0E">
            <w:pPr>
              <w:jc w:val="left"/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Country of Residence:</w:t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PrChange w:id="68" w:author="Pui-Ki Emmanuelle Ta" w:date="2026-01-26T08:57:00Z">
              <w:tcPr>
                <w:tcW w:w="2530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</w:tcPrChange>
          </w:tcPr>
          <w:p w14:paraId="48EF2249" w14:textId="77777777" w:rsidR="00FE4139" w:rsidRDefault="00FE4139" w:rsidP="00A01B0E">
            <w:pPr>
              <w:jc w:val="left"/>
              <w:rPr>
                <w:rFonts w:ascii="Cambria" w:hAnsi="Cambria" w:cs="Arial"/>
                <w:sz w:val="22"/>
              </w:rPr>
            </w:pPr>
          </w:p>
        </w:tc>
      </w:tr>
    </w:tbl>
    <w:p w14:paraId="277FDBA4" w14:textId="21679E96" w:rsidR="00DD4BBF" w:rsidDel="003F0CF0" w:rsidRDefault="00DD4BBF" w:rsidP="00A01B0E">
      <w:pPr>
        <w:rPr>
          <w:del w:id="69" w:author="Pui-Ki Emmanuelle Ta" w:date="2026-01-26T08:54:00Z"/>
          <w:rFonts w:ascii="Cambria" w:hAnsi="Cambria" w:cs="Arial"/>
          <w:sz w:val="22"/>
        </w:rPr>
      </w:pPr>
    </w:p>
    <w:p w14:paraId="6F19E5B6" w14:textId="29D00A29" w:rsidR="00A01B0E" w:rsidDel="003F0CF0" w:rsidRDefault="00A01B0E" w:rsidP="00A01B0E">
      <w:pPr>
        <w:rPr>
          <w:del w:id="70" w:author="Pui-Ki Emmanuelle Ta" w:date="2026-01-26T08:54:00Z"/>
          <w:rFonts w:ascii="Cambria" w:hAnsi="Cambria" w:cs="Arial"/>
          <w:sz w:val="22"/>
        </w:rPr>
      </w:pPr>
    </w:p>
    <w:p w14:paraId="4F8E6DBA" w14:textId="1F3B9984" w:rsidR="00A01B0E" w:rsidDel="003F0CF0" w:rsidRDefault="00A01B0E" w:rsidP="00A01B0E">
      <w:pPr>
        <w:rPr>
          <w:del w:id="71" w:author="Pui-Ki Emmanuelle Ta" w:date="2026-01-26T08:54:00Z"/>
          <w:rFonts w:ascii="Cambria" w:hAnsi="Cambria" w:cs="Arial"/>
          <w:sz w:val="22"/>
        </w:rPr>
      </w:pPr>
    </w:p>
    <w:p w14:paraId="26146717" w14:textId="4C7D1932" w:rsidR="00A01B0E" w:rsidDel="003F0CF0" w:rsidRDefault="00A01B0E" w:rsidP="00A01B0E">
      <w:pPr>
        <w:rPr>
          <w:del w:id="72" w:author="Pui-Ki Emmanuelle Ta" w:date="2026-01-26T08:54:00Z"/>
          <w:rFonts w:ascii="Cambria" w:hAnsi="Cambria" w:cs="Arial"/>
          <w:sz w:val="22"/>
        </w:rPr>
      </w:pPr>
    </w:p>
    <w:p w14:paraId="77C3B41F" w14:textId="763C6E80" w:rsidR="00A01B0E" w:rsidDel="003F0CF0" w:rsidRDefault="00A01B0E" w:rsidP="00A01B0E">
      <w:pPr>
        <w:rPr>
          <w:del w:id="73" w:author="Pui-Ki Emmanuelle Ta" w:date="2026-01-26T08:54:00Z"/>
          <w:rFonts w:ascii="Cambria" w:hAnsi="Cambria" w:cs="Arial"/>
          <w:sz w:val="22"/>
        </w:rPr>
      </w:pPr>
    </w:p>
    <w:p w14:paraId="29E1F024" w14:textId="07680E74" w:rsidR="00A01B0E" w:rsidDel="003F0CF0" w:rsidRDefault="00A01B0E" w:rsidP="00A01B0E">
      <w:pPr>
        <w:rPr>
          <w:del w:id="74" w:author="Pui-Ki Emmanuelle Ta" w:date="2026-01-26T08:54:00Z"/>
          <w:rFonts w:ascii="Cambria" w:hAnsi="Cambria" w:cs="Arial"/>
          <w:sz w:val="22"/>
        </w:rPr>
      </w:pPr>
    </w:p>
    <w:p w14:paraId="5BC657B0" w14:textId="77777777" w:rsidR="00A01B0E" w:rsidRDefault="00A01B0E" w:rsidP="00A01B0E">
      <w:pPr>
        <w:rPr>
          <w:rFonts w:ascii="Cambria" w:hAnsi="Cambria" w:cs="Arial"/>
          <w:sz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5047"/>
        <w:gridCol w:w="2604"/>
      </w:tblGrid>
      <w:tr w:rsidR="00A01B0E" w14:paraId="38109D2A" w14:textId="77777777" w:rsidTr="00A01B0E">
        <w:tc>
          <w:tcPr>
            <w:tcW w:w="971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1EE722" w14:textId="0C97C4DC" w:rsidR="00A01B0E" w:rsidDel="00630C02" w:rsidRDefault="00A01B0E" w:rsidP="00556CFA">
            <w:pPr>
              <w:rPr>
                <w:del w:id="75" w:author="Pui-Ki Emmanuelle Ta" w:date="2026-01-26T09:05:00Z"/>
                <w:rFonts w:ascii="Cambria" w:hAnsi="Cambria" w:cs="Arial"/>
                <w:b/>
                <w:sz w:val="28"/>
                <w:u w:val="single"/>
              </w:rPr>
            </w:pPr>
            <w:r>
              <w:rPr>
                <w:rFonts w:ascii="Cambria" w:hAnsi="Cambria" w:cs="Arial"/>
                <w:b/>
                <w:sz w:val="28"/>
                <w:u w:val="single"/>
              </w:rPr>
              <w:lastRenderedPageBreak/>
              <w:t>EDUCATION</w:t>
            </w:r>
          </w:p>
          <w:p w14:paraId="3395E848" w14:textId="4C35A4FC" w:rsidR="00A01B0E" w:rsidRPr="00A01B0E" w:rsidDel="003F0CF0" w:rsidRDefault="00A01B0E" w:rsidP="00556CFA">
            <w:pPr>
              <w:rPr>
                <w:del w:id="76" w:author="Pui-Ki Emmanuelle Ta" w:date="2026-01-26T08:55:00Z"/>
                <w:rFonts w:ascii="Cambria" w:hAnsi="Cambria" w:cs="Arial"/>
                <w:color w:val="FF0000"/>
                <w:sz w:val="22"/>
              </w:rPr>
            </w:pPr>
            <w:del w:id="77" w:author="Pui-Ki Emmanuelle Ta" w:date="2026-01-26T08:55:00Z">
              <w:r w:rsidRPr="00A01B0E" w:rsidDel="003F0CF0">
                <w:rPr>
                  <w:rFonts w:ascii="Cambria" w:hAnsi="Cambria" w:cs="Arial" w:hint="eastAsia"/>
                  <w:color w:val="FF0000"/>
                  <w:sz w:val="22"/>
                </w:rPr>
                <w:delText xml:space="preserve">*Please state in reverse </w:delText>
              </w:r>
              <w:r w:rsidRPr="00A01B0E" w:rsidDel="003F0CF0">
                <w:rPr>
                  <w:rFonts w:ascii="Cambria" w:hAnsi="Cambria" w:cs="Arial"/>
                  <w:color w:val="FF0000"/>
                  <w:sz w:val="22"/>
                </w:rPr>
                <w:delText xml:space="preserve">chronological </w:delText>
              </w:r>
              <w:r w:rsidRPr="00A01B0E" w:rsidDel="003F0CF0">
                <w:rPr>
                  <w:rFonts w:ascii="Cambria" w:hAnsi="Cambria" w:cs="Arial" w:hint="eastAsia"/>
                  <w:color w:val="FF0000"/>
                  <w:sz w:val="22"/>
                </w:rPr>
                <w:delText>order</w:delText>
              </w:r>
            </w:del>
          </w:p>
          <w:p w14:paraId="18FCDF56" w14:textId="77777777" w:rsidR="00A01B0E" w:rsidRPr="00A01B0E" w:rsidRDefault="00A01B0E" w:rsidP="003F0CF0">
            <w:pPr>
              <w:rPr>
                <w:rFonts w:ascii="Cambria" w:hAnsi="Cambria" w:cs="Arial"/>
                <w:sz w:val="28"/>
              </w:rPr>
              <w:pPrChange w:id="78" w:author="Pui-Ki Emmanuelle Ta" w:date="2026-01-26T08:55:00Z">
                <w:pPr/>
              </w:pPrChange>
            </w:pPr>
          </w:p>
        </w:tc>
      </w:tr>
      <w:tr w:rsidR="00A01B0E" w14:paraId="17A468C4" w14:textId="77777777" w:rsidTr="00A01B0E">
        <w:trPr>
          <w:trHeight w:val="555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06A3390" w14:textId="410726D2" w:rsidR="00A01B0E" w:rsidRDefault="00A01B0E" w:rsidP="00556CFA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Period</w:t>
            </w:r>
            <w:ins w:id="79" w:author="Pui-Ki Emmanuelle Ta" w:date="2026-01-26T08:55:00Z">
              <w:r w:rsidR="003F0CF0">
                <w:rPr>
                  <w:rStyle w:val="FootnoteReference"/>
                  <w:rFonts w:ascii="Cambria" w:hAnsi="Cambria" w:cs="Arial"/>
                  <w:sz w:val="22"/>
                </w:rPr>
                <w:footnoteReference w:id="2"/>
              </w:r>
            </w:ins>
            <w:r>
              <w:rPr>
                <w:rFonts w:ascii="Cambria" w:hAnsi="Cambria" w:cs="Arial"/>
                <w:sz w:val="22"/>
              </w:rPr>
              <w:t>:</w:t>
            </w: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35491D50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>Name of Institution</w:t>
            </w:r>
            <w:r w:rsidRPr="00A01B0E">
              <w:rPr>
                <w:rFonts w:ascii="Cambria" w:hAnsi="Cambria" w:cs="Arial" w:hint="eastAsia"/>
                <w:sz w:val="22"/>
              </w:rPr>
              <w:t>,</w:t>
            </w:r>
            <w:r w:rsidRPr="00A01B0E">
              <w:rPr>
                <w:rFonts w:ascii="Cambria" w:hAnsi="Cambria" w:cs="Arial" w:hint="eastAsia"/>
                <w:i/>
                <w:sz w:val="22"/>
              </w:rPr>
              <w:t xml:space="preserve"> degree</w:t>
            </w:r>
            <w:r>
              <w:rPr>
                <w:rFonts w:ascii="Cambria" w:hAnsi="Cambria" w:cs="Arial" w:hint="eastAsia"/>
                <w:sz w:val="22"/>
              </w:rPr>
              <w:t>:</w:t>
            </w: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0F66598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Location:</w:t>
            </w:r>
          </w:p>
        </w:tc>
      </w:tr>
      <w:tr w:rsidR="00A01B0E" w14:paraId="143E3EC1" w14:textId="77777777" w:rsidTr="00A01B0E">
        <w:trPr>
          <w:trHeight w:val="93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53D3F0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F66286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2E7B54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1FCA049A" w14:textId="77777777" w:rsidTr="00A01B0E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2FA218B" w14:textId="77777777" w:rsidR="00A01B0E" w:rsidRP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E5AA83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5CB3556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5F4061F2" w14:textId="77777777" w:rsidTr="00A01B0E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1F520D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9B88D9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DDDBA7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0254601F" w14:textId="77777777" w:rsidTr="00A01B0E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3FA574E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F435BB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BE4471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</w:p>
        </w:tc>
      </w:tr>
    </w:tbl>
    <w:p w14:paraId="79F83A28" w14:textId="5AF51098" w:rsidR="00902B2A" w:rsidDel="00622F22" w:rsidRDefault="00902B2A" w:rsidP="00DD4BBF">
      <w:pPr>
        <w:rPr>
          <w:del w:id="89" w:author="Pui-Ki Emmanuelle Ta" w:date="2026-01-26T08:55:00Z"/>
          <w:rFonts w:ascii="Cambria" w:hAnsi="Cambria" w:cs="Arial"/>
          <w:sz w:val="22"/>
        </w:rPr>
      </w:pPr>
    </w:p>
    <w:p w14:paraId="068A89A3" w14:textId="0BCEF3B5" w:rsidR="00622F22" w:rsidRDefault="00622F22" w:rsidP="00556CFA">
      <w:pPr>
        <w:rPr>
          <w:ins w:id="90" w:author="Pui-Ki Emmanuelle Ta" w:date="2026-01-26T09:11:00Z"/>
          <w:rFonts w:ascii="Cambria" w:hAnsi="Cambria" w:cs="Arial"/>
          <w:sz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5047"/>
        <w:gridCol w:w="2604"/>
      </w:tblGrid>
      <w:tr w:rsidR="00A01B0E" w14:paraId="7D4FA471" w14:textId="77777777" w:rsidTr="00556CFA">
        <w:tc>
          <w:tcPr>
            <w:tcW w:w="971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DC19E1" w14:textId="3567E1F2" w:rsidR="00A01B0E" w:rsidDel="00630C02" w:rsidRDefault="00A01B0E" w:rsidP="00556CFA">
            <w:pPr>
              <w:rPr>
                <w:del w:id="91" w:author="Pui-Ki Emmanuelle Ta" w:date="2026-01-26T09:05:00Z"/>
                <w:rFonts w:ascii="Cambria" w:hAnsi="Cambria" w:cs="Arial"/>
                <w:b/>
                <w:sz w:val="28"/>
                <w:u w:val="single"/>
              </w:rPr>
            </w:pPr>
            <w:r>
              <w:rPr>
                <w:rFonts w:ascii="Cambria" w:hAnsi="Cambria" w:cs="Arial"/>
                <w:b/>
                <w:sz w:val="28"/>
                <w:u w:val="single"/>
              </w:rPr>
              <w:t>PROFESSIONAL CAREER</w:t>
            </w:r>
          </w:p>
          <w:p w14:paraId="10D99532" w14:textId="47242130" w:rsidR="00A01B0E" w:rsidRPr="00A01B0E" w:rsidDel="003F0CF0" w:rsidRDefault="00A01B0E" w:rsidP="00556CFA">
            <w:pPr>
              <w:rPr>
                <w:del w:id="92" w:author="Pui-Ki Emmanuelle Ta" w:date="2026-01-26T08:55:00Z"/>
                <w:rFonts w:ascii="Cambria" w:hAnsi="Cambria" w:cs="Arial"/>
                <w:color w:val="FF0000"/>
                <w:sz w:val="22"/>
              </w:rPr>
            </w:pPr>
            <w:del w:id="93" w:author="Pui-Ki Emmanuelle Ta" w:date="2026-01-26T08:55:00Z">
              <w:r w:rsidRPr="00A01B0E" w:rsidDel="003F0CF0">
                <w:rPr>
                  <w:rFonts w:ascii="Cambria" w:hAnsi="Cambria" w:cs="Arial" w:hint="eastAsia"/>
                  <w:color w:val="FF0000"/>
                  <w:sz w:val="22"/>
                </w:rPr>
                <w:delText xml:space="preserve">*Please state in </w:delText>
              </w:r>
              <w:r w:rsidDel="003F0CF0">
                <w:rPr>
                  <w:rFonts w:ascii="Cambria" w:hAnsi="Cambria" w:cs="Arial"/>
                  <w:color w:val="FF0000"/>
                  <w:sz w:val="22"/>
                </w:rPr>
                <w:delText>the order of importance</w:delText>
              </w:r>
            </w:del>
          </w:p>
          <w:p w14:paraId="063D6B72" w14:textId="77777777" w:rsidR="00A01B0E" w:rsidRPr="00A01B0E" w:rsidRDefault="00A01B0E" w:rsidP="003F0CF0">
            <w:pPr>
              <w:rPr>
                <w:rFonts w:ascii="Cambria" w:hAnsi="Cambria" w:cs="Arial"/>
                <w:sz w:val="28"/>
              </w:rPr>
              <w:pPrChange w:id="94" w:author="Pui-Ki Emmanuelle Ta" w:date="2026-01-26T08:55:00Z">
                <w:pPr/>
              </w:pPrChange>
            </w:pPr>
          </w:p>
        </w:tc>
      </w:tr>
      <w:tr w:rsidR="00A01B0E" w14:paraId="188548D0" w14:textId="77777777" w:rsidTr="00556CFA">
        <w:trPr>
          <w:trHeight w:val="555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3646D72" w14:textId="501A02E2" w:rsidR="00A01B0E" w:rsidRDefault="00A01B0E" w:rsidP="00556CFA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Period</w:t>
            </w:r>
            <w:ins w:id="95" w:author="Pui-Ki Emmanuelle Ta" w:date="2026-01-26T08:55:00Z">
              <w:r w:rsidR="003F0CF0">
                <w:rPr>
                  <w:rStyle w:val="FootnoteReference"/>
                  <w:rFonts w:ascii="Cambria" w:hAnsi="Cambria" w:cs="Arial"/>
                  <w:sz w:val="22"/>
                </w:rPr>
                <w:footnoteReference w:id="3"/>
              </w:r>
            </w:ins>
            <w:r>
              <w:rPr>
                <w:rFonts w:ascii="Cambria" w:hAnsi="Cambria" w:cs="Arial"/>
                <w:sz w:val="22"/>
              </w:rPr>
              <w:t>:</w:t>
            </w: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6EC7ABEB" w14:textId="77777777" w:rsidR="00A01B0E" w:rsidRDefault="00A01B0E" w:rsidP="00A01B0E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 w:hint="eastAsia"/>
                <w:sz w:val="22"/>
              </w:rPr>
              <w:t xml:space="preserve">Name of </w:t>
            </w:r>
            <w:r>
              <w:rPr>
                <w:rFonts w:ascii="Cambria" w:hAnsi="Cambria" w:cs="Arial"/>
                <w:sz w:val="22"/>
              </w:rPr>
              <w:t xml:space="preserve">Company, </w:t>
            </w:r>
            <w:r w:rsidRPr="00A01B0E">
              <w:rPr>
                <w:rFonts w:ascii="Cambria" w:hAnsi="Cambria" w:cs="Arial"/>
                <w:i/>
                <w:sz w:val="22"/>
              </w:rPr>
              <w:t>division, position</w:t>
            </w:r>
            <w:r>
              <w:rPr>
                <w:rFonts w:ascii="Cambria" w:hAnsi="Cambria" w:cs="Arial"/>
                <w:i/>
                <w:sz w:val="22"/>
              </w:rPr>
              <w:t>/title</w:t>
            </w:r>
            <w:r>
              <w:rPr>
                <w:rFonts w:ascii="Cambria" w:hAnsi="Cambria" w:cs="Arial"/>
                <w:sz w:val="22"/>
              </w:rPr>
              <w:t>:</w:t>
            </w: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7D1B39CC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  <w:r>
              <w:rPr>
                <w:rFonts w:ascii="Cambria" w:hAnsi="Cambria" w:cs="Arial"/>
                <w:sz w:val="22"/>
              </w:rPr>
              <w:t>Location:</w:t>
            </w:r>
          </w:p>
        </w:tc>
      </w:tr>
      <w:tr w:rsidR="00A01B0E" w14:paraId="5EB1DA97" w14:textId="77777777" w:rsidTr="00556CFA">
        <w:trPr>
          <w:trHeight w:val="93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471739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E52C05E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7AACE1C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7B29BE9D" w14:textId="77777777" w:rsidTr="00556CFA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1BCB90" w14:textId="77777777" w:rsidR="00A01B0E" w:rsidRP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5D450F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E2EF996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0500FC38" w14:textId="77777777" w:rsidTr="00556CFA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82860C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5D3B53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B9A522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</w:tr>
      <w:tr w:rsidR="00A01B0E" w14:paraId="513BCE26" w14:textId="77777777" w:rsidTr="00556CFA">
        <w:trPr>
          <w:trHeight w:val="841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D8B55B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B222B3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EA012B" w14:textId="77777777" w:rsidR="00A01B0E" w:rsidRDefault="00A01B0E" w:rsidP="00556CFA">
            <w:pPr>
              <w:rPr>
                <w:rFonts w:ascii="Cambria" w:hAnsi="Cambria" w:cs="Arial"/>
                <w:sz w:val="22"/>
              </w:rPr>
            </w:pPr>
          </w:p>
        </w:tc>
      </w:tr>
      <w:tr w:rsidR="00630C02" w14:paraId="1AA91100" w14:textId="77777777" w:rsidTr="00556CFA">
        <w:trPr>
          <w:trHeight w:val="841"/>
          <w:ins w:id="104" w:author="Pui-Ki Emmanuelle Ta" w:date="2026-01-26T09:07:00Z"/>
        </w:trPr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6849CE" w14:textId="77777777" w:rsidR="00630C02" w:rsidRDefault="00630C02" w:rsidP="00556CFA">
            <w:pPr>
              <w:rPr>
                <w:ins w:id="105" w:author="Pui-Ki Emmanuelle Ta" w:date="2026-01-26T09:07:00Z"/>
                <w:rFonts w:ascii="Cambria" w:hAnsi="Cambria" w:cs="Arial"/>
                <w:sz w:val="22"/>
              </w:rPr>
            </w:pPr>
          </w:p>
        </w:tc>
        <w:tc>
          <w:tcPr>
            <w:tcW w:w="50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E43284" w14:textId="77777777" w:rsidR="00630C02" w:rsidRDefault="00630C02" w:rsidP="00556CFA">
            <w:pPr>
              <w:rPr>
                <w:ins w:id="106" w:author="Pui-Ki Emmanuelle Ta" w:date="2026-01-26T09:07:00Z"/>
                <w:rFonts w:ascii="Cambria" w:hAnsi="Cambria" w:cs="Arial"/>
                <w:sz w:val="22"/>
              </w:rPr>
            </w:pPr>
          </w:p>
        </w:tc>
        <w:tc>
          <w:tcPr>
            <w:tcW w:w="2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729AC9" w14:textId="77777777" w:rsidR="00630C02" w:rsidRDefault="00630C02" w:rsidP="00556CFA">
            <w:pPr>
              <w:rPr>
                <w:ins w:id="107" w:author="Pui-Ki Emmanuelle Ta" w:date="2026-01-26T09:07:00Z"/>
                <w:rFonts w:ascii="Cambria" w:hAnsi="Cambria" w:cs="Arial"/>
                <w:sz w:val="22"/>
              </w:rPr>
            </w:pPr>
          </w:p>
        </w:tc>
      </w:tr>
    </w:tbl>
    <w:p w14:paraId="7E60677C" w14:textId="6DA853B9" w:rsidR="00FE4139" w:rsidRDefault="00FE4139" w:rsidP="00DD4BBF">
      <w:pPr>
        <w:rPr>
          <w:ins w:id="108" w:author="Pui-Ki Emmanuelle Ta" w:date="2026-01-26T09:03:00Z"/>
          <w:rFonts w:ascii="Cambria" w:hAnsi="Cambria" w:cs="Arial"/>
          <w:sz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09" w:author="Pui-Ki Emmanuelle Ta" w:date="2026-01-26T09:10:00Z">
          <w:tblPr>
            <w:tblStyle w:val="TableGrid"/>
            <w:tblW w:w="0" w:type="auto"/>
            <w:tblInd w:w="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65"/>
        <w:gridCol w:w="3150"/>
        <w:tblGridChange w:id="110">
          <w:tblGrid>
            <w:gridCol w:w="5645"/>
            <w:gridCol w:w="4071"/>
          </w:tblGrid>
        </w:tblGridChange>
      </w:tblGrid>
      <w:tr w:rsidR="00630C02" w14:paraId="558CC2DB" w14:textId="77777777" w:rsidTr="00090C01">
        <w:trPr>
          <w:ins w:id="111" w:author="Pui-Ki Emmanuelle Ta" w:date="2026-01-26T09:04:00Z"/>
        </w:trPr>
        <w:tc>
          <w:tcPr>
            <w:tcW w:w="59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tcPrChange w:id="112" w:author="Pui-Ki Emmanuelle Ta" w:date="2026-01-26T09:10:00Z">
              <w:tcPr>
                <w:tcW w:w="9716" w:type="dxa"/>
                <w:gridSpan w:val="2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</w:tcPr>
            </w:tcPrChange>
          </w:tcPr>
          <w:p w14:paraId="5EEA174D" w14:textId="15C6F453" w:rsidR="00630C02" w:rsidRPr="00A01B0E" w:rsidRDefault="00630C02" w:rsidP="00630C02">
            <w:pPr>
              <w:rPr>
                <w:ins w:id="113" w:author="Pui-Ki Emmanuelle Ta" w:date="2026-01-26T09:04:00Z"/>
                <w:rFonts w:ascii="Cambria" w:hAnsi="Cambria" w:cs="Arial"/>
                <w:sz w:val="28"/>
              </w:rPr>
              <w:pPrChange w:id="114" w:author="Pui-Ki Emmanuelle Ta" w:date="2026-01-26T09:04:00Z">
                <w:pPr/>
              </w:pPrChange>
            </w:pPr>
            <w:ins w:id="115" w:author="Pui-Ki Emmanuelle Ta" w:date="2026-01-26T09:04:00Z">
              <w:r>
                <w:rPr>
                  <w:rFonts w:ascii="Cambria" w:hAnsi="Cambria" w:cs="Arial"/>
                  <w:b/>
                  <w:sz w:val="28"/>
                  <w:u w:val="single"/>
                </w:rPr>
                <w:t>L</w:t>
              </w:r>
            </w:ins>
            <w:ins w:id="116" w:author="Pui-Ki Emmanuelle Ta" w:date="2026-01-26T09:05:00Z">
              <w:r>
                <w:rPr>
                  <w:rFonts w:ascii="Cambria" w:hAnsi="Cambria" w:cs="Arial"/>
                  <w:b/>
                  <w:sz w:val="28"/>
                  <w:u w:val="single"/>
                </w:rPr>
                <w:t>ANGUAGES</w:t>
              </w:r>
            </w:ins>
          </w:p>
        </w:tc>
      </w:tr>
      <w:tr w:rsidR="00630C02" w14:paraId="40EF3470" w14:textId="77777777" w:rsidTr="00090C01">
        <w:trPr>
          <w:trHeight w:val="143"/>
          <w:ins w:id="117" w:author="Pui-Ki Emmanuelle Ta" w:date="2026-01-26T09:04:00Z"/>
          <w:trPrChange w:id="118" w:author="Pui-Ki Emmanuelle Ta" w:date="2026-01-26T09:10:00Z">
            <w:trPr>
              <w:trHeight w:val="143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119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1A404449" w14:textId="538B218B" w:rsidR="00630C02" w:rsidRDefault="00630C02" w:rsidP="005247B2">
            <w:pPr>
              <w:rPr>
                <w:ins w:id="120" w:author="Pui-Ki Emmanuelle Ta" w:date="2026-01-26T09:04:00Z"/>
                <w:rFonts w:ascii="Cambria" w:hAnsi="Cambria" w:cs="Arial"/>
                <w:sz w:val="22"/>
              </w:rPr>
            </w:pPr>
            <w:ins w:id="121" w:author="Pui-Ki Emmanuelle Ta" w:date="2026-01-26T09:05:00Z">
              <w:r>
                <w:rPr>
                  <w:rFonts w:ascii="Cambria" w:hAnsi="Cambria" w:cs="Arial"/>
                  <w:sz w:val="22"/>
                </w:rPr>
                <w:t>Language</w:t>
              </w:r>
            </w:ins>
            <w:ins w:id="122" w:author="Pui-Ki Emmanuelle Ta" w:date="2026-01-26T09:10:00Z">
              <w:r w:rsidR="005E283E">
                <w:rPr>
                  <w:rFonts w:ascii="Cambria" w:hAnsi="Cambria" w:cs="Arial"/>
                  <w:sz w:val="22"/>
                </w:rPr>
                <w:t>(s)</w:t>
              </w:r>
            </w:ins>
            <w:ins w:id="123" w:author="Pui-Ki Emmanuelle Ta" w:date="2026-01-26T09:06:00Z">
              <w:r>
                <w:rPr>
                  <w:rFonts w:ascii="Cambria" w:hAnsi="Cambria" w:cs="Arial"/>
                  <w:sz w:val="22"/>
                </w:rPr>
                <w:t xml:space="preserve"> Spoken</w:t>
              </w:r>
            </w:ins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  <w:tcPrChange w:id="124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E88609D" w14:textId="42BF2AB1" w:rsidR="00630C02" w:rsidRDefault="00630C02" w:rsidP="005247B2">
            <w:pPr>
              <w:rPr>
                <w:ins w:id="125" w:author="Pui-Ki Emmanuelle Ta" w:date="2026-01-26T09:04:00Z"/>
                <w:rFonts w:ascii="Cambria" w:hAnsi="Cambria" w:cs="Arial"/>
                <w:sz w:val="22"/>
              </w:rPr>
            </w:pPr>
            <w:ins w:id="126" w:author="Pui-Ki Emmanuelle Ta" w:date="2026-01-26T09:05:00Z">
              <w:r>
                <w:rPr>
                  <w:rFonts w:ascii="Cambria" w:hAnsi="Cambria" w:cs="Arial"/>
                  <w:sz w:val="22"/>
                </w:rPr>
                <w:t>Ability to conduct a case and draft an award in each language</w:t>
              </w:r>
            </w:ins>
            <w:ins w:id="127" w:author="Pui-Ki Emmanuelle Ta" w:date="2026-01-26T09:08:00Z">
              <w:r>
                <w:rPr>
                  <w:rFonts w:ascii="Cambria" w:hAnsi="Cambria" w:cs="Arial"/>
                  <w:sz w:val="22"/>
                </w:rPr>
                <w:t xml:space="preserve"> (Yes / No)</w:t>
              </w:r>
            </w:ins>
          </w:p>
        </w:tc>
      </w:tr>
      <w:tr w:rsidR="00630C02" w14:paraId="2676BE52" w14:textId="77777777" w:rsidTr="00090C01">
        <w:trPr>
          <w:trHeight w:val="931"/>
          <w:ins w:id="128" w:author="Pui-Ki Emmanuelle Ta" w:date="2026-01-26T09:04:00Z"/>
          <w:trPrChange w:id="129" w:author="Pui-Ki Emmanuelle Ta" w:date="2026-01-26T09:10:00Z">
            <w:trPr>
              <w:trHeight w:val="931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30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A0B32E6" w14:textId="77777777" w:rsidR="00630C02" w:rsidRDefault="00630C02" w:rsidP="005247B2">
            <w:pPr>
              <w:rPr>
                <w:ins w:id="131" w:author="Pui-Ki Emmanuelle Ta" w:date="2026-01-26T09:04:00Z"/>
                <w:rFonts w:ascii="Cambria" w:hAnsi="Cambria" w:cs="Arial"/>
                <w:sz w:val="22"/>
              </w:rPr>
            </w:pPr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32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AAC7E51" w14:textId="77777777" w:rsidR="00630C02" w:rsidRDefault="00630C02" w:rsidP="005247B2">
            <w:pPr>
              <w:rPr>
                <w:ins w:id="133" w:author="Pui-Ki Emmanuelle Ta" w:date="2026-01-26T09:04:00Z"/>
                <w:rFonts w:ascii="Cambria" w:hAnsi="Cambria" w:cs="Arial"/>
                <w:sz w:val="22"/>
              </w:rPr>
            </w:pPr>
          </w:p>
        </w:tc>
      </w:tr>
      <w:tr w:rsidR="00630C02" w14:paraId="04E28EDD" w14:textId="77777777" w:rsidTr="00090C01">
        <w:trPr>
          <w:trHeight w:val="841"/>
          <w:ins w:id="134" w:author="Pui-Ki Emmanuelle Ta" w:date="2026-01-26T09:04:00Z"/>
          <w:trPrChange w:id="135" w:author="Pui-Ki Emmanuelle Ta" w:date="2026-01-26T09:10:00Z">
            <w:trPr>
              <w:trHeight w:val="841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36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4CD1C47B" w14:textId="77777777" w:rsidR="00630C02" w:rsidRDefault="00630C02" w:rsidP="005247B2">
            <w:pPr>
              <w:rPr>
                <w:ins w:id="137" w:author="Pui-Ki Emmanuelle Ta" w:date="2026-01-26T09:04:00Z"/>
                <w:rFonts w:ascii="Cambria" w:hAnsi="Cambria" w:cs="Arial"/>
                <w:sz w:val="22"/>
              </w:rPr>
            </w:pPr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38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266B7E8C" w14:textId="77777777" w:rsidR="00630C02" w:rsidRDefault="00630C02" w:rsidP="005247B2">
            <w:pPr>
              <w:rPr>
                <w:ins w:id="139" w:author="Pui-Ki Emmanuelle Ta" w:date="2026-01-26T09:04:00Z"/>
                <w:rFonts w:ascii="Cambria" w:hAnsi="Cambria" w:cs="Arial"/>
                <w:sz w:val="22"/>
              </w:rPr>
            </w:pPr>
          </w:p>
        </w:tc>
      </w:tr>
      <w:tr w:rsidR="00630C02" w14:paraId="2A2DCA8A" w14:textId="77777777" w:rsidTr="00090C01">
        <w:trPr>
          <w:trHeight w:val="841"/>
          <w:ins w:id="140" w:author="Pui-Ki Emmanuelle Ta" w:date="2026-01-26T09:04:00Z"/>
          <w:trPrChange w:id="141" w:author="Pui-Ki Emmanuelle Ta" w:date="2026-01-26T09:10:00Z">
            <w:trPr>
              <w:trHeight w:val="841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42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30DCFB1" w14:textId="77777777" w:rsidR="00630C02" w:rsidRDefault="00630C02" w:rsidP="005247B2">
            <w:pPr>
              <w:rPr>
                <w:ins w:id="143" w:author="Pui-Ki Emmanuelle Ta" w:date="2026-01-26T09:04:00Z"/>
                <w:rFonts w:ascii="Cambria" w:hAnsi="Cambria" w:cs="Arial"/>
                <w:sz w:val="22"/>
              </w:rPr>
            </w:pPr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44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3E59910" w14:textId="77777777" w:rsidR="00630C02" w:rsidRDefault="00630C02" w:rsidP="005247B2">
            <w:pPr>
              <w:rPr>
                <w:ins w:id="145" w:author="Pui-Ki Emmanuelle Ta" w:date="2026-01-26T09:04:00Z"/>
                <w:rFonts w:ascii="Cambria" w:hAnsi="Cambria" w:cs="Arial"/>
                <w:sz w:val="22"/>
              </w:rPr>
            </w:pPr>
          </w:p>
        </w:tc>
      </w:tr>
      <w:tr w:rsidR="00630C02" w14:paraId="11DC893A" w14:textId="77777777" w:rsidTr="00090C01">
        <w:trPr>
          <w:trHeight w:val="841"/>
          <w:ins w:id="146" w:author="Pui-Ki Emmanuelle Ta" w:date="2026-01-26T09:04:00Z"/>
          <w:trPrChange w:id="147" w:author="Pui-Ki Emmanuelle Ta" w:date="2026-01-26T09:10:00Z">
            <w:trPr>
              <w:trHeight w:val="841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48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0E46F7C2" w14:textId="77777777" w:rsidR="00630C02" w:rsidRDefault="00630C02" w:rsidP="005247B2">
            <w:pPr>
              <w:rPr>
                <w:ins w:id="149" w:author="Pui-Ki Emmanuelle Ta" w:date="2026-01-26T09:04:00Z"/>
                <w:rFonts w:ascii="Cambria" w:hAnsi="Cambria" w:cs="Arial"/>
                <w:sz w:val="22"/>
              </w:rPr>
            </w:pPr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50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539B8F7D" w14:textId="77777777" w:rsidR="00630C02" w:rsidRDefault="00630C02" w:rsidP="005247B2">
            <w:pPr>
              <w:rPr>
                <w:ins w:id="151" w:author="Pui-Ki Emmanuelle Ta" w:date="2026-01-26T09:04:00Z"/>
                <w:rFonts w:ascii="Cambria" w:hAnsi="Cambria" w:cs="Arial"/>
                <w:sz w:val="22"/>
              </w:rPr>
            </w:pPr>
          </w:p>
        </w:tc>
      </w:tr>
      <w:tr w:rsidR="00630C02" w14:paraId="2FA9D6E1" w14:textId="77777777" w:rsidTr="00090C01">
        <w:trPr>
          <w:trHeight w:val="841"/>
          <w:ins w:id="152" w:author="Pui-Ki Emmanuelle Ta" w:date="2026-01-26T09:07:00Z"/>
          <w:trPrChange w:id="153" w:author="Pui-Ki Emmanuelle Ta" w:date="2026-01-26T09:10:00Z">
            <w:trPr>
              <w:trHeight w:val="841"/>
            </w:trPr>
          </w:trPrChange>
        </w:trPr>
        <w:tc>
          <w:tcPr>
            <w:tcW w:w="27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54" w:author="Pui-Ki Emmanuelle Ta" w:date="2026-01-26T09:10:00Z">
              <w:tcPr>
                <w:tcW w:w="5645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3495628D" w14:textId="77777777" w:rsidR="00630C02" w:rsidRDefault="00630C02" w:rsidP="005247B2">
            <w:pPr>
              <w:rPr>
                <w:ins w:id="155" w:author="Pui-Ki Emmanuelle Ta" w:date="2026-01-26T09:07:00Z"/>
                <w:rFonts w:ascii="Cambria" w:hAnsi="Cambria" w:cs="Arial"/>
                <w:sz w:val="22"/>
              </w:rPr>
            </w:pPr>
          </w:p>
        </w:tc>
        <w:tc>
          <w:tcPr>
            <w:tcW w:w="31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tcPrChange w:id="156" w:author="Pui-Ki Emmanuelle Ta" w:date="2026-01-26T09:10:00Z">
              <w:tcPr>
                <w:tcW w:w="4071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auto"/>
                <w:vAlign w:val="center"/>
              </w:tcPr>
            </w:tcPrChange>
          </w:tcPr>
          <w:p w14:paraId="61F28374" w14:textId="77777777" w:rsidR="00630C02" w:rsidRDefault="00630C02" w:rsidP="005247B2">
            <w:pPr>
              <w:rPr>
                <w:ins w:id="157" w:author="Pui-Ki Emmanuelle Ta" w:date="2026-01-26T09:07:00Z"/>
                <w:rFonts w:ascii="Cambria" w:hAnsi="Cambria" w:cs="Arial"/>
                <w:sz w:val="22"/>
              </w:rPr>
            </w:pPr>
          </w:p>
        </w:tc>
      </w:tr>
    </w:tbl>
    <w:p w14:paraId="25CC22CC" w14:textId="235FA369" w:rsidR="00630C02" w:rsidRDefault="00630C02" w:rsidP="00DD4BBF">
      <w:pPr>
        <w:rPr>
          <w:ins w:id="158" w:author="Pui-Ki Emmanuelle Ta" w:date="2026-01-26T09:03:00Z"/>
          <w:rFonts w:ascii="Cambria" w:hAnsi="Cambria" w:cs="Arial"/>
          <w:sz w:val="22"/>
        </w:rPr>
      </w:pPr>
    </w:p>
    <w:p w14:paraId="270CA892" w14:textId="19FEB0AD" w:rsidR="00630C02" w:rsidRPr="00FE4139" w:rsidDel="00630C02" w:rsidRDefault="00630C02" w:rsidP="00DD4BBF">
      <w:pPr>
        <w:rPr>
          <w:del w:id="159" w:author="Pui-Ki Emmanuelle Ta" w:date="2026-01-26T09:09:00Z"/>
          <w:rFonts w:ascii="Cambria" w:hAnsi="Cambria" w:cs="Arial"/>
          <w:sz w:val="22"/>
        </w:rPr>
      </w:pPr>
    </w:p>
    <w:p w14:paraId="536EFE86" w14:textId="24E9DD35" w:rsidR="00DD4BBF" w:rsidDel="003F0CF0" w:rsidRDefault="00DD4BBF" w:rsidP="00DD4BBF">
      <w:pPr>
        <w:rPr>
          <w:del w:id="160" w:author="Pui-Ki Emmanuelle Ta" w:date="2026-01-26T08:55:00Z"/>
          <w:rFonts w:ascii="Cambria" w:hAnsi="Cambria" w:cs="Arial"/>
          <w:b/>
          <w:sz w:val="22"/>
          <w:u w:val="single"/>
        </w:rPr>
      </w:pPr>
    </w:p>
    <w:p w14:paraId="64274BE5" w14:textId="3AD80EB3" w:rsidR="00A01B0E" w:rsidDel="003F0CF0" w:rsidRDefault="00A01B0E" w:rsidP="00DD4BBF">
      <w:pPr>
        <w:rPr>
          <w:del w:id="161" w:author="Pui-Ki Emmanuelle Ta" w:date="2026-01-26T08:55:00Z"/>
          <w:rFonts w:ascii="Cambria" w:hAnsi="Cambria" w:cs="Arial"/>
          <w:b/>
          <w:sz w:val="22"/>
          <w:u w:val="single"/>
        </w:rPr>
      </w:pPr>
    </w:p>
    <w:p w14:paraId="52977BA3" w14:textId="0DB8B7B5" w:rsidR="00A01B0E" w:rsidDel="003F0CF0" w:rsidRDefault="00A01B0E" w:rsidP="00DD4BBF">
      <w:pPr>
        <w:rPr>
          <w:del w:id="162" w:author="Pui-Ki Emmanuelle Ta" w:date="2026-01-26T08:55:00Z"/>
          <w:rFonts w:ascii="Cambria" w:hAnsi="Cambria" w:cs="Arial"/>
          <w:b/>
          <w:sz w:val="22"/>
          <w:u w:val="single"/>
        </w:rPr>
      </w:pPr>
    </w:p>
    <w:p w14:paraId="186F0830" w14:textId="026C4398" w:rsidR="00A01B0E" w:rsidRPr="00FE4139" w:rsidDel="003F0CF0" w:rsidRDefault="00A01B0E" w:rsidP="00DD4BBF">
      <w:pPr>
        <w:rPr>
          <w:del w:id="163" w:author="Pui-Ki Emmanuelle Ta" w:date="2026-01-26T08:55:00Z"/>
          <w:rFonts w:ascii="Cambria" w:hAnsi="Cambria" w:cs="Arial"/>
          <w:b/>
          <w:sz w:val="22"/>
          <w:u w:val="single"/>
        </w:rPr>
      </w:pPr>
    </w:p>
    <w:p w14:paraId="7699E975" w14:textId="0E69D179" w:rsidR="00DD4BBF" w:rsidRPr="00FE4139" w:rsidDel="003F0CF0" w:rsidRDefault="00DD4BBF" w:rsidP="00DD4BBF">
      <w:pPr>
        <w:rPr>
          <w:del w:id="164" w:author="Pui-Ki Emmanuelle Ta" w:date="2026-01-26T08:55:00Z"/>
          <w:rFonts w:ascii="Cambria" w:hAnsi="Cambria" w:cs="Arial"/>
          <w:b/>
          <w:sz w:val="22"/>
          <w:u w:val="single"/>
        </w:rPr>
      </w:pPr>
    </w:p>
    <w:p w14:paraId="099E2D69" w14:textId="748E83DE" w:rsidR="00DD4BBF" w:rsidRPr="007E4FCB" w:rsidRDefault="00630C02" w:rsidP="00DD4BBF">
      <w:pPr>
        <w:rPr>
          <w:rFonts w:ascii="Cambria" w:hAnsi="Cambria" w:cs="Arial"/>
          <w:b/>
          <w:sz w:val="28"/>
          <w:u w:val="single"/>
        </w:rPr>
      </w:pPr>
      <w:r w:rsidRPr="007E4FCB">
        <w:rPr>
          <w:rFonts w:ascii="Cambria" w:hAnsi="Cambria" w:cs="Arial"/>
          <w:b/>
          <w:sz w:val="28"/>
          <w:u w:val="single"/>
        </w:rPr>
        <w:lastRenderedPageBreak/>
        <w:t>AREAS OF EXPERTISE</w:t>
      </w:r>
    </w:p>
    <w:p w14:paraId="1440CB05" w14:textId="77777777" w:rsidR="00DD4BBF" w:rsidRPr="003F0CF0" w:rsidRDefault="00DD4BBF" w:rsidP="00DD4BBF">
      <w:pPr>
        <w:rPr>
          <w:rFonts w:ascii="Cambria" w:hAnsi="Cambria" w:cs="Arial"/>
          <w:color w:val="002060"/>
          <w:sz w:val="22"/>
          <w:rPrChange w:id="165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</w:pPr>
      <w:r w:rsidRPr="003F0CF0">
        <w:rPr>
          <w:rFonts w:ascii="Cambria" w:hAnsi="Cambria" w:cs="Arial"/>
          <w:color w:val="002060"/>
          <w:sz w:val="22"/>
          <w:rPrChange w:id="166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  <w:t xml:space="preserve">*Please check </w:t>
      </w:r>
      <w:r w:rsidR="00902B2A" w:rsidRPr="003F0CF0">
        <w:rPr>
          <w:rFonts w:ascii="Cambria" w:hAnsi="Cambria" w:cs="Arial"/>
          <w:b/>
          <w:i/>
          <w:color w:val="002060"/>
          <w:sz w:val="22"/>
          <w:u w:val="single"/>
          <w:rPrChange w:id="167" w:author="Pui-Ki Emmanuelle Ta" w:date="2026-01-26T08:54:00Z">
            <w:rPr>
              <w:rFonts w:ascii="Cambria" w:hAnsi="Cambria" w:cs="Arial"/>
              <w:b/>
              <w:i/>
              <w:color w:val="FF0000"/>
              <w:sz w:val="22"/>
              <w:u w:val="single"/>
            </w:rPr>
          </w:rPrChange>
        </w:rPr>
        <w:t>only up to 5</w:t>
      </w:r>
      <w:r w:rsidR="00902B2A" w:rsidRPr="003F0CF0">
        <w:rPr>
          <w:rFonts w:ascii="Cambria" w:hAnsi="Cambria" w:cs="Arial"/>
          <w:color w:val="002060"/>
          <w:sz w:val="22"/>
          <w:rPrChange w:id="168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  <w:t xml:space="preserve"> of your top expertise </w:t>
      </w:r>
      <w:r w:rsidRPr="003F0CF0">
        <w:rPr>
          <w:rFonts w:ascii="Cambria" w:hAnsi="Cambria" w:cs="Arial"/>
          <w:color w:val="002060"/>
          <w:sz w:val="22"/>
          <w:rPrChange w:id="169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  <w:t xml:space="preserve">on </w:t>
      </w:r>
      <w:r w:rsidR="00902B2A" w:rsidRPr="003F0CF0">
        <w:rPr>
          <w:rFonts w:ascii="Cambria" w:hAnsi="Cambria" w:cs="Arial"/>
          <w:color w:val="002060"/>
          <w:sz w:val="22"/>
          <w:rPrChange w:id="170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  <w:t>the right column of the table</w:t>
      </w:r>
      <w:r w:rsidRPr="003F0CF0">
        <w:rPr>
          <w:rFonts w:ascii="Cambria" w:hAnsi="Cambria" w:cs="Arial"/>
          <w:color w:val="002060"/>
          <w:sz w:val="22"/>
          <w:rPrChange w:id="171" w:author="Pui-Ki Emmanuelle Ta" w:date="2026-01-26T08:54:00Z">
            <w:rPr>
              <w:rFonts w:ascii="Cambria" w:hAnsi="Cambria" w:cs="Arial"/>
              <w:color w:val="FF0000"/>
              <w:sz w:val="22"/>
            </w:rPr>
          </w:rPrChange>
        </w:rPr>
        <w:t>.</w:t>
      </w:r>
    </w:p>
    <w:tbl>
      <w:tblPr>
        <w:tblpPr w:leftFromText="180" w:rightFromText="180" w:vertAnchor="text" w:tblpX="37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83"/>
        <w:gridCol w:w="2281"/>
        <w:gridCol w:w="567"/>
        <w:gridCol w:w="1843"/>
        <w:gridCol w:w="2693"/>
        <w:gridCol w:w="567"/>
      </w:tblGrid>
      <w:tr w:rsidR="007E4FCB" w:rsidRPr="00FE4139" w14:paraId="5FF5B1D2" w14:textId="77777777" w:rsidTr="007E4FCB">
        <w:trPr>
          <w:trHeight w:val="330"/>
        </w:trPr>
        <w:tc>
          <w:tcPr>
            <w:tcW w:w="1683" w:type="dxa"/>
            <w:vMerge w:val="restart"/>
            <w:shd w:val="clear" w:color="auto" w:fill="DEEAF6" w:themeFill="accent1" w:themeFillTint="33"/>
            <w:vAlign w:val="center"/>
          </w:tcPr>
          <w:p w14:paraId="14B9494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Marine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233DB13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Shipping and Components</w:t>
            </w:r>
          </w:p>
        </w:tc>
        <w:tc>
          <w:tcPr>
            <w:tcW w:w="567" w:type="dxa"/>
          </w:tcPr>
          <w:p w14:paraId="10C4653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596AFD5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Trade</w:t>
            </w:r>
          </w:p>
          <w:p w14:paraId="7884D135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1A5AD4B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Sale of Goods</w:t>
            </w:r>
          </w:p>
        </w:tc>
        <w:tc>
          <w:tcPr>
            <w:tcW w:w="567" w:type="dxa"/>
          </w:tcPr>
          <w:p w14:paraId="299F511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645A2A89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</w:tcPr>
          <w:p w14:paraId="6FB3AB6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</w:tcPr>
          <w:p w14:paraId="5AC3F17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Marine Transportation</w:t>
            </w:r>
          </w:p>
        </w:tc>
        <w:tc>
          <w:tcPr>
            <w:tcW w:w="567" w:type="dxa"/>
          </w:tcPr>
          <w:p w14:paraId="2A12B10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2A1D403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3F364BF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International Sales Agency/Distributor</w:t>
            </w:r>
          </w:p>
        </w:tc>
        <w:tc>
          <w:tcPr>
            <w:tcW w:w="567" w:type="dxa"/>
          </w:tcPr>
          <w:p w14:paraId="210BFF9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5A71A6E2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</w:tcPr>
          <w:p w14:paraId="721EB75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</w:tcPr>
          <w:p w14:paraId="1F6B6755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Marine Insurance</w:t>
            </w:r>
          </w:p>
        </w:tc>
        <w:tc>
          <w:tcPr>
            <w:tcW w:w="567" w:type="dxa"/>
          </w:tcPr>
          <w:p w14:paraId="7667F7A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0D9592D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3E2F50FF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3843090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(Trade)</w:t>
            </w:r>
          </w:p>
        </w:tc>
        <w:tc>
          <w:tcPr>
            <w:tcW w:w="567" w:type="dxa"/>
          </w:tcPr>
          <w:p w14:paraId="7EBE027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8A797F4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551C1E84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32CB95CE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473ED03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(Marine)</w:t>
            </w:r>
          </w:p>
        </w:tc>
        <w:tc>
          <w:tcPr>
            <w:tcW w:w="567" w:type="dxa"/>
          </w:tcPr>
          <w:p w14:paraId="4FC763D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2F4D107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proofErr w:type="spellStart"/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M&amp;A·Joint</w:t>
            </w:r>
            <w:proofErr w:type="spellEnd"/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 xml:space="preserve"> Investment</w:t>
            </w:r>
          </w:p>
        </w:tc>
        <w:tc>
          <w:tcPr>
            <w:tcW w:w="2693" w:type="dxa"/>
            <w:vAlign w:val="center"/>
          </w:tcPr>
          <w:p w14:paraId="3A7E2A6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M&amp;A</w:t>
            </w:r>
          </w:p>
        </w:tc>
        <w:tc>
          <w:tcPr>
            <w:tcW w:w="567" w:type="dxa"/>
          </w:tcPr>
          <w:p w14:paraId="152E9F7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5EB5C3BA" w14:textId="77777777" w:rsidTr="007E4FCB">
        <w:trPr>
          <w:trHeight w:val="330"/>
        </w:trPr>
        <w:tc>
          <w:tcPr>
            <w:tcW w:w="1683" w:type="dxa"/>
            <w:vMerge w:val="restart"/>
            <w:shd w:val="clear" w:color="auto" w:fill="DEEAF6" w:themeFill="accent1" w:themeFillTint="33"/>
            <w:vAlign w:val="center"/>
            <w:hideMark/>
          </w:tcPr>
          <w:p w14:paraId="107D46A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Real Estate</w:t>
            </w:r>
          </w:p>
        </w:tc>
        <w:tc>
          <w:tcPr>
            <w:tcW w:w="2281" w:type="dxa"/>
            <w:shd w:val="clear" w:color="auto" w:fill="auto"/>
            <w:vAlign w:val="center"/>
          </w:tcPr>
          <w:p w14:paraId="310D4F4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Leasing</w:t>
            </w:r>
          </w:p>
        </w:tc>
        <w:tc>
          <w:tcPr>
            <w:tcW w:w="567" w:type="dxa"/>
          </w:tcPr>
          <w:p w14:paraId="66A787B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440DB23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5C7BFB05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Joint Investment</w:t>
            </w:r>
          </w:p>
        </w:tc>
        <w:tc>
          <w:tcPr>
            <w:tcW w:w="567" w:type="dxa"/>
          </w:tcPr>
          <w:p w14:paraId="1B59CA6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5E76B08C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7E22A44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</w:tcPr>
          <w:p w14:paraId="12049B8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Sales</w:t>
            </w:r>
          </w:p>
        </w:tc>
        <w:tc>
          <w:tcPr>
            <w:tcW w:w="567" w:type="dxa"/>
          </w:tcPr>
          <w:p w14:paraId="55D0116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2A38FB4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670BCE18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4AEE549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</w:t>
            </w:r>
            <w:proofErr w:type="spellStart"/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M&amp;A</w:t>
            </w:r>
            <w:r w:rsidRPr="007E4FCB">
              <w:rPr>
                <w:rFonts w:ascii="Cambria" w:eastAsia="돋움" w:hAnsi="Cambria" w:cs="Arial"/>
                <w:kern w:val="0"/>
                <w:sz w:val="22"/>
              </w:rPr>
              <w:t>·</w:t>
            </w: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Joint</w:t>
            </w:r>
            <w:proofErr w:type="spellEnd"/>
            <w:r w:rsidRPr="007E4FCB">
              <w:rPr>
                <w:rFonts w:ascii="Cambria" w:eastAsia="맑은 고딕" w:hAnsi="Cambria" w:cs="Arial"/>
                <w:kern w:val="0"/>
                <w:sz w:val="22"/>
              </w:rPr>
              <w:t xml:space="preserve"> Investment)</w:t>
            </w:r>
          </w:p>
        </w:tc>
        <w:tc>
          <w:tcPr>
            <w:tcW w:w="567" w:type="dxa"/>
          </w:tcPr>
          <w:p w14:paraId="343132C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2D2D430B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0A5FCF0B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</w:tcPr>
          <w:p w14:paraId="189686DB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Development</w:t>
            </w:r>
          </w:p>
        </w:tc>
        <w:tc>
          <w:tcPr>
            <w:tcW w:w="567" w:type="dxa"/>
          </w:tcPr>
          <w:p w14:paraId="61C03954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26642714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Finance</w:t>
            </w:r>
          </w:p>
        </w:tc>
        <w:tc>
          <w:tcPr>
            <w:tcW w:w="2693" w:type="dxa"/>
            <w:vAlign w:val="center"/>
          </w:tcPr>
          <w:p w14:paraId="6B3C02C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Insurance</w:t>
            </w:r>
          </w:p>
        </w:tc>
        <w:tc>
          <w:tcPr>
            <w:tcW w:w="567" w:type="dxa"/>
          </w:tcPr>
          <w:p w14:paraId="784293C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1D42DD18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</w:tcPr>
          <w:p w14:paraId="3C71C48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</w:tcPr>
          <w:p w14:paraId="738E40F7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335F4B94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(Real Estate)</w:t>
            </w:r>
          </w:p>
        </w:tc>
        <w:tc>
          <w:tcPr>
            <w:tcW w:w="567" w:type="dxa"/>
          </w:tcPr>
          <w:p w14:paraId="69E32C6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4B2A673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34C7A5D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Securities</w:t>
            </w:r>
          </w:p>
        </w:tc>
        <w:tc>
          <w:tcPr>
            <w:tcW w:w="567" w:type="dxa"/>
          </w:tcPr>
          <w:p w14:paraId="6A320DA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5A012BB5" w14:textId="77777777" w:rsidTr="007E4FCB">
        <w:trPr>
          <w:trHeight w:val="330"/>
        </w:trPr>
        <w:tc>
          <w:tcPr>
            <w:tcW w:w="1683" w:type="dxa"/>
            <w:vMerge w:val="restart"/>
            <w:shd w:val="clear" w:color="auto" w:fill="DEEAF6" w:themeFill="accent1" w:themeFillTint="33"/>
            <w:vAlign w:val="center"/>
            <w:hideMark/>
          </w:tcPr>
          <w:p w14:paraId="2928AD4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Construction</w:t>
            </w: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188B275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Construction</w:t>
            </w:r>
          </w:p>
        </w:tc>
        <w:tc>
          <w:tcPr>
            <w:tcW w:w="567" w:type="dxa"/>
          </w:tcPr>
          <w:p w14:paraId="2D70620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4B6DC6A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4D6B47F7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Banking</w:t>
            </w:r>
          </w:p>
        </w:tc>
        <w:tc>
          <w:tcPr>
            <w:tcW w:w="567" w:type="dxa"/>
          </w:tcPr>
          <w:p w14:paraId="27B4B14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27BE18CB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79F6ACD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0750EDF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Civil Engineering</w:t>
            </w:r>
          </w:p>
        </w:tc>
        <w:tc>
          <w:tcPr>
            <w:tcW w:w="567" w:type="dxa"/>
          </w:tcPr>
          <w:p w14:paraId="46C642B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3EF98D5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06AF306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Equipment Leasing</w:t>
            </w:r>
          </w:p>
        </w:tc>
        <w:tc>
          <w:tcPr>
            <w:tcW w:w="567" w:type="dxa"/>
          </w:tcPr>
          <w:p w14:paraId="09E16A77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8D7E6CC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42C9FB1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59B3596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Architectural Design</w:t>
            </w:r>
          </w:p>
        </w:tc>
        <w:tc>
          <w:tcPr>
            <w:tcW w:w="567" w:type="dxa"/>
          </w:tcPr>
          <w:p w14:paraId="507ABF4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100808D7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1F47ECF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Credit Card</w:t>
            </w:r>
          </w:p>
        </w:tc>
        <w:tc>
          <w:tcPr>
            <w:tcW w:w="567" w:type="dxa"/>
          </w:tcPr>
          <w:p w14:paraId="255B40F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6B665F08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4DBDFA3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0C36306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Landscaping</w:t>
            </w:r>
          </w:p>
        </w:tc>
        <w:tc>
          <w:tcPr>
            <w:tcW w:w="567" w:type="dxa"/>
          </w:tcPr>
          <w:p w14:paraId="15ECDB3B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3AA3362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22618090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118DDA9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(Finance)</w:t>
            </w:r>
          </w:p>
        </w:tc>
        <w:tc>
          <w:tcPr>
            <w:tcW w:w="567" w:type="dxa"/>
          </w:tcPr>
          <w:p w14:paraId="0A07E19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470E908B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5158957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4E69DA4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Industrial Facility (Plant)</w:t>
            </w:r>
          </w:p>
        </w:tc>
        <w:tc>
          <w:tcPr>
            <w:tcW w:w="567" w:type="dxa"/>
          </w:tcPr>
          <w:p w14:paraId="4DE8BC6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74907BA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Intellectual Property</w:t>
            </w:r>
          </w:p>
        </w:tc>
        <w:tc>
          <w:tcPr>
            <w:tcW w:w="2693" w:type="dxa"/>
            <w:vAlign w:val="center"/>
          </w:tcPr>
          <w:p w14:paraId="65E3C2E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Industrial Right</w:t>
            </w:r>
          </w:p>
        </w:tc>
        <w:tc>
          <w:tcPr>
            <w:tcW w:w="567" w:type="dxa"/>
          </w:tcPr>
          <w:p w14:paraId="6DB8011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51AB1151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14CBFF8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7116F8D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Construction Supervision</w:t>
            </w:r>
          </w:p>
        </w:tc>
        <w:tc>
          <w:tcPr>
            <w:tcW w:w="567" w:type="dxa"/>
          </w:tcPr>
          <w:p w14:paraId="19555AA7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7A83669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1E03E2B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Copyright</w:t>
            </w:r>
          </w:p>
        </w:tc>
        <w:tc>
          <w:tcPr>
            <w:tcW w:w="567" w:type="dxa"/>
          </w:tcPr>
          <w:p w14:paraId="161C2B05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3C482DB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2AC43A9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4508E82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Environment</w:t>
            </w:r>
          </w:p>
        </w:tc>
        <w:tc>
          <w:tcPr>
            <w:tcW w:w="567" w:type="dxa"/>
          </w:tcPr>
          <w:p w14:paraId="01C01C6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420F7B2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66F392A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 xml:space="preserve">Domain </w:t>
            </w:r>
          </w:p>
        </w:tc>
        <w:tc>
          <w:tcPr>
            <w:tcW w:w="567" w:type="dxa"/>
          </w:tcPr>
          <w:p w14:paraId="294E169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66F78510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14DCDEA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7856975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Energy</w:t>
            </w:r>
          </w:p>
        </w:tc>
        <w:tc>
          <w:tcPr>
            <w:tcW w:w="567" w:type="dxa"/>
          </w:tcPr>
          <w:p w14:paraId="2CF9BDC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03F3346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242EC9A2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31FA20B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(Intellectual Property)</w:t>
            </w:r>
          </w:p>
        </w:tc>
        <w:tc>
          <w:tcPr>
            <w:tcW w:w="567" w:type="dxa"/>
          </w:tcPr>
          <w:p w14:paraId="63C7118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1AE1B0E7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40B892A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03DFC4DA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3A8F960B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(Construction)</w:t>
            </w:r>
          </w:p>
        </w:tc>
        <w:tc>
          <w:tcPr>
            <w:tcW w:w="567" w:type="dxa"/>
          </w:tcPr>
          <w:p w14:paraId="317BFC5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7C8C4EF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IT</w:t>
            </w:r>
          </w:p>
        </w:tc>
        <w:tc>
          <w:tcPr>
            <w:tcW w:w="2693" w:type="dxa"/>
            <w:vAlign w:val="center"/>
          </w:tcPr>
          <w:p w14:paraId="2DBF921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Software</w:t>
            </w:r>
          </w:p>
        </w:tc>
        <w:tc>
          <w:tcPr>
            <w:tcW w:w="567" w:type="dxa"/>
          </w:tcPr>
          <w:p w14:paraId="29541CC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43990BC" w14:textId="77777777" w:rsidTr="007E4FCB">
        <w:trPr>
          <w:trHeight w:val="330"/>
        </w:trPr>
        <w:tc>
          <w:tcPr>
            <w:tcW w:w="1683" w:type="dxa"/>
            <w:vMerge w:val="restart"/>
            <w:shd w:val="clear" w:color="auto" w:fill="DEEAF6" w:themeFill="accent1" w:themeFillTint="33"/>
            <w:vAlign w:val="center"/>
            <w:hideMark/>
          </w:tcPr>
          <w:p w14:paraId="5F4C4BE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Entertainment</w:t>
            </w: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0D07FF4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Entertainment</w:t>
            </w:r>
          </w:p>
        </w:tc>
        <w:tc>
          <w:tcPr>
            <w:tcW w:w="567" w:type="dxa"/>
          </w:tcPr>
          <w:p w14:paraId="06D85EDF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35BC46F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12FB1CD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Hardware</w:t>
            </w:r>
          </w:p>
        </w:tc>
        <w:tc>
          <w:tcPr>
            <w:tcW w:w="567" w:type="dxa"/>
          </w:tcPr>
          <w:p w14:paraId="468D426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6E85EAD3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1F7246E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7E17C8A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Sports</w:t>
            </w:r>
          </w:p>
        </w:tc>
        <w:tc>
          <w:tcPr>
            <w:tcW w:w="567" w:type="dxa"/>
          </w:tcPr>
          <w:p w14:paraId="71790D8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4C09A94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29AFAE2F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53BA0D0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(IT)</w:t>
            </w:r>
          </w:p>
        </w:tc>
        <w:tc>
          <w:tcPr>
            <w:tcW w:w="567" w:type="dxa"/>
          </w:tcPr>
          <w:p w14:paraId="23938C9B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5009AED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228E9CA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541CCA8C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돋움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Broadcasting</w:t>
            </w:r>
            <w:r>
              <w:rPr>
                <w:rFonts w:ascii="Cambria" w:eastAsia="돋움" w:hAnsi="Cambria" w:cs="Arial"/>
                <w:kern w:val="0"/>
                <w:sz w:val="22"/>
              </w:rPr>
              <w:t>,</w:t>
            </w:r>
          </w:p>
          <w:p w14:paraId="6F933DD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Advertisement</w:t>
            </w:r>
          </w:p>
        </w:tc>
        <w:tc>
          <w:tcPr>
            <w:tcW w:w="567" w:type="dxa"/>
          </w:tcPr>
          <w:p w14:paraId="7EB75669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 w:val="restart"/>
            <w:shd w:val="clear" w:color="auto" w:fill="DEEAF6" w:themeFill="accent1" w:themeFillTint="33"/>
            <w:vAlign w:val="center"/>
          </w:tcPr>
          <w:p w14:paraId="5A7AF21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Others</w:t>
            </w:r>
          </w:p>
        </w:tc>
        <w:tc>
          <w:tcPr>
            <w:tcW w:w="2693" w:type="dxa"/>
            <w:vAlign w:val="center"/>
          </w:tcPr>
          <w:p w14:paraId="39A6C84E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Commercial Transaction</w:t>
            </w:r>
          </w:p>
        </w:tc>
        <w:tc>
          <w:tcPr>
            <w:tcW w:w="567" w:type="dxa"/>
          </w:tcPr>
          <w:p w14:paraId="4E5F31A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1477383B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734445F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1D3D2D10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4EF67CED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(Entertainment)</w:t>
            </w:r>
          </w:p>
        </w:tc>
        <w:tc>
          <w:tcPr>
            <w:tcW w:w="567" w:type="dxa"/>
          </w:tcPr>
          <w:p w14:paraId="6123803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shd w:val="clear" w:color="auto" w:fill="DEEAF6" w:themeFill="accent1" w:themeFillTint="33"/>
            <w:vAlign w:val="center"/>
          </w:tcPr>
          <w:p w14:paraId="29F9A774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6999C3D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Technology</w:t>
            </w:r>
          </w:p>
        </w:tc>
        <w:tc>
          <w:tcPr>
            <w:tcW w:w="567" w:type="dxa"/>
          </w:tcPr>
          <w:p w14:paraId="4AFAD98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383586B4" w14:textId="77777777" w:rsidTr="007E4FCB">
        <w:trPr>
          <w:trHeight w:val="330"/>
        </w:trPr>
        <w:tc>
          <w:tcPr>
            <w:tcW w:w="1683" w:type="dxa"/>
            <w:vMerge w:val="restart"/>
            <w:shd w:val="clear" w:color="auto" w:fill="DEEAF6" w:themeFill="accent1" w:themeFillTint="33"/>
            <w:vAlign w:val="center"/>
            <w:hideMark/>
          </w:tcPr>
          <w:p w14:paraId="3CB4E768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b/>
                <w:kern w:val="0"/>
                <w:sz w:val="22"/>
              </w:rPr>
              <w:t>Labor</w:t>
            </w: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031E4E90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Employment</w:t>
            </w:r>
          </w:p>
        </w:tc>
        <w:tc>
          <w:tcPr>
            <w:tcW w:w="567" w:type="dxa"/>
          </w:tcPr>
          <w:p w14:paraId="3CB88C4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0EE97E53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2E9FDF11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Medical</w:t>
            </w:r>
          </w:p>
        </w:tc>
        <w:tc>
          <w:tcPr>
            <w:tcW w:w="567" w:type="dxa"/>
          </w:tcPr>
          <w:p w14:paraId="463D4965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  <w:tr w:rsidR="007E4FCB" w:rsidRPr="00FE4139" w14:paraId="15BB4831" w14:textId="77777777" w:rsidTr="007E4FCB">
        <w:trPr>
          <w:trHeight w:val="330"/>
        </w:trPr>
        <w:tc>
          <w:tcPr>
            <w:tcW w:w="1683" w:type="dxa"/>
            <w:vMerge/>
            <w:shd w:val="clear" w:color="auto" w:fill="DEEAF6" w:themeFill="accent1" w:themeFillTint="33"/>
            <w:vAlign w:val="center"/>
            <w:hideMark/>
          </w:tcPr>
          <w:p w14:paraId="787D6727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Cambria" w:eastAsia="맑은 고딕" w:hAnsi="Cambria" w:cs="Arial"/>
                <w:b/>
                <w:kern w:val="0"/>
                <w:sz w:val="22"/>
              </w:rPr>
            </w:pPr>
          </w:p>
        </w:tc>
        <w:tc>
          <w:tcPr>
            <w:tcW w:w="2281" w:type="dxa"/>
            <w:shd w:val="clear" w:color="auto" w:fill="auto"/>
            <w:vAlign w:val="center"/>
            <w:hideMark/>
          </w:tcPr>
          <w:p w14:paraId="7DEB331B" w14:textId="77777777" w:rsid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  <w:p w14:paraId="4314A166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(Labor)</w:t>
            </w:r>
          </w:p>
        </w:tc>
        <w:tc>
          <w:tcPr>
            <w:tcW w:w="567" w:type="dxa"/>
          </w:tcPr>
          <w:p w14:paraId="0980930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1843" w:type="dxa"/>
            <w:vMerge/>
            <w:vAlign w:val="center"/>
          </w:tcPr>
          <w:p w14:paraId="24947C1C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  <w:tc>
          <w:tcPr>
            <w:tcW w:w="2693" w:type="dxa"/>
            <w:vAlign w:val="center"/>
          </w:tcPr>
          <w:p w14:paraId="6F6A037A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  <w:r w:rsidRPr="007E4FCB">
              <w:rPr>
                <w:rFonts w:ascii="Cambria" w:eastAsia="맑은 고딕" w:hAnsi="Cambria" w:cs="Arial"/>
                <w:kern w:val="0"/>
                <w:sz w:val="22"/>
              </w:rPr>
              <w:t>Others</w:t>
            </w:r>
          </w:p>
        </w:tc>
        <w:tc>
          <w:tcPr>
            <w:tcW w:w="567" w:type="dxa"/>
          </w:tcPr>
          <w:p w14:paraId="51146032" w14:textId="77777777" w:rsidR="007E4FCB" w:rsidRPr="007E4FCB" w:rsidRDefault="007E4FCB" w:rsidP="007E4FC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ambria" w:eastAsia="맑은 고딕" w:hAnsi="Cambria" w:cs="Arial"/>
                <w:kern w:val="0"/>
                <w:sz w:val="22"/>
              </w:rPr>
            </w:pPr>
          </w:p>
        </w:tc>
      </w:tr>
    </w:tbl>
    <w:p w14:paraId="4CCD341A" w14:textId="5ACC9BF0" w:rsidR="00902B2A" w:rsidDel="00630C02" w:rsidRDefault="00902B2A" w:rsidP="00DD4BBF">
      <w:pPr>
        <w:rPr>
          <w:del w:id="172" w:author="Pui-Ki Emmanuelle Ta" w:date="2026-01-26T08:58:00Z"/>
          <w:rFonts w:ascii="Cambria" w:hAnsi="Cambria" w:cs="Arial"/>
          <w:sz w:val="22"/>
        </w:rPr>
      </w:pPr>
    </w:p>
    <w:p w14:paraId="76871DC7" w14:textId="388E4218" w:rsidR="00630C02" w:rsidRDefault="00630C02" w:rsidP="00DD4BBF">
      <w:pPr>
        <w:rPr>
          <w:ins w:id="173" w:author="Pui-Ki Emmanuelle Ta" w:date="2026-01-26T09:09:00Z"/>
          <w:rFonts w:ascii="Cambria" w:hAnsi="Cambria" w:cs="Arial"/>
          <w:sz w:val="22"/>
        </w:rPr>
      </w:pPr>
    </w:p>
    <w:p w14:paraId="448A74A6" w14:textId="77777777" w:rsidR="00630C02" w:rsidRPr="007E4FCB" w:rsidRDefault="00630C02" w:rsidP="00DD4BBF">
      <w:pPr>
        <w:rPr>
          <w:ins w:id="174" w:author="Pui-Ki Emmanuelle Ta" w:date="2026-01-26T09:09:00Z"/>
          <w:rFonts w:ascii="Cambria" w:hAnsi="Cambria" w:cs="Arial"/>
          <w:sz w:val="22"/>
        </w:rPr>
      </w:pPr>
    </w:p>
    <w:p w14:paraId="77549B0A" w14:textId="69B574F6" w:rsidR="00FE4139" w:rsidDel="003F0CF0" w:rsidRDefault="00FE4139" w:rsidP="00DD4BBF">
      <w:pPr>
        <w:rPr>
          <w:del w:id="175" w:author="Pui-Ki Emmanuelle Ta" w:date="2026-01-26T08:55:00Z"/>
          <w:rFonts w:ascii="Cambria" w:hAnsi="Cambria" w:cs="Arial"/>
          <w:b/>
          <w:caps/>
          <w:sz w:val="22"/>
          <w:u w:val="single"/>
        </w:rPr>
      </w:pPr>
    </w:p>
    <w:p w14:paraId="03CCC76C" w14:textId="3C3D56E5" w:rsidR="007E4FCB" w:rsidDel="00C008A8" w:rsidRDefault="007E4FCB" w:rsidP="00DD4BBF">
      <w:pPr>
        <w:rPr>
          <w:del w:id="176" w:author="Pui-Ki Emmanuelle Ta" w:date="2026-01-26T08:58:00Z"/>
          <w:rFonts w:ascii="Cambria" w:hAnsi="Cambria" w:cs="Arial"/>
          <w:b/>
          <w:caps/>
          <w:sz w:val="22"/>
          <w:u w:val="single"/>
        </w:rPr>
      </w:pPr>
    </w:p>
    <w:p w14:paraId="3958F3AB" w14:textId="77777777" w:rsidR="00C008A8" w:rsidRDefault="00C008A8" w:rsidP="00DD4BBF">
      <w:pPr>
        <w:rPr>
          <w:ins w:id="177" w:author="Pui-Ki Emmanuelle Ta" w:date="2026-01-26T08:58:00Z"/>
          <w:rFonts w:ascii="Cambria" w:hAnsi="Cambria" w:cs="Arial"/>
          <w:b/>
          <w:caps/>
          <w:sz w:val="28"/>
          <w:u w:val="single"/>
        </w:rPr>
      </w:pPr>
    </w:p>
    <w:p w14:paraId="620B2637" w14:textId="183B6330" w:rsidR="00902B2A" w:rsidRPr="007E4FCB" w:rsidRDefault="007E4FCB" w:rsidP="00DD4BBF">
      <w:pPr>
        <w:rPr>
          <w:rFonts w:ascii="Cambria" w:hAnsi="Cambria" w:cs="Arial"/>
          <w:b/>
          <w:caps/>
          <w:sz w:val="28"/>
          <w:u w:val="single"/>
        </w:rPr>
      </w:pPr>
      <w:r w:rsidRPr="007E4FCB">
        <w:rPr>
          <w:rFonts w:ascii="Cambria" w:hAnsi="Cambria" w:cs="Arial"/>
          <w:b/>
          <w:caps/>
          <w:sz w:val="28"/>
          <w:u w:val="single"/>
        </w:rPr>
        <w:t>Arbitration Experience</w:t>
      </w:r>
    </w:p>
    <w:p w14:paraId="60C5FDB8" w14:textId="2488A8AF" w:rsidR="00DD4BBF" w:rsidRPr="00FE4139" w:rsidDel="00C008A8" w:rsidRDefault="00DD4BBF" w:rsidP="00DD4BBF">
      <w:pPr>
        <w:rPr>
          <w:del w:id="178" w:author="Pui-Ki Emmanuelle Ta" w:date="2026-01-26T08:58:00Z"/>
          <w:rFonts w:ascii="Cambria" w:hAnsi="Cambria" w:cs="Arial"/>
          <w:b/>
          <w:sz w:val="22"/>
          <w:u w:val="single"/>
        </w:rPr>
      </w:pPr>
    </w:p>
    <w:p w14:paraId="26A371B5" w14:textId="189C9515" w:rsidR="00DD4BBF" w:rsidRPr="00FE4139" w:rsidDel="00080A94" w:rsidRDefault="00DD4BBF" w:rsidP="00DD4BBF">
      <w:pPr>
        <w:rPr>
          <w:del w:id="179" w:author="Pui-Ki Emmanuelle Ta" w:date="2026-01-26T09:02:00Z"/>
          <w:rFonts w:ascii="Cambria" w:hAnsi="Cambria" w:cs="Arial"/>
          <w:b/>
          <w:sz w:val="22"/>
        </w:rPr>
      </w:pPr>
      <w:del w:id="180" w:author="Pui-Ki Emmanuelle Ta" w:date="2026-01-26T09:02:00Z">
        <w:r w:rsidRPr="00FE4139" w:rsidDel="00080A94">
          <w:rPr>
            <w:rFonts w:ascii="Cambria" w:eastAsia="돋움" w:hAnsi="Cambria" w:cs="Arial"/>
            <w:sz w:val="22"/>
          </w:rPr>
          <w:delText>•</w:delText>
        </w:r>
        <w:r w:rsidRPr="00FE4139" w:rsidDel="00080A94">
          <w:rPr>
            <w:rFonts w:ascii="Cambria" w:hAnsi="Cambria" w:cs="Arial"/>
            <w:sz w:val="22"/>
          </w:rPr>
          <w:delText xml:space="preserve"> </w:delText>
        </w:r>
        <w:r w:rsidRPr="00FE4139" w:rsidDel="00080A94">
          <w:rPr>
            <w:rFonts w:ascii="Cambria" w:hAnsi="Cambria" w:cs="Arial"/>
            <w:b/>
            <w:sz w:val="22"/>
          </w:rPr>
          <w:delText>Arbitration Institutions Enlisted as an Arbitrator:</w:delText>
        </w:r>
      </w:del>
    </w:p>
    <w:p w14:paraId="674DFBE0" w14:textId="4A0FFB14" w:rsidR="00DD4BBF" w:rsidRPr="007E4FCB" w:rsidDel="00080A94" w:rsidRDefault="00DD4BBF" w:rsidP="007E4FCB">
      <w:pPr>
        <w:pStyle w:val="ListParagraph"/>
        <w:numPr>
          <w:ilvl w:val="0"/>
          <w:numId w:val="2"/>
        </w:numPr>
        <w:rPr>
          <w:del w:id="181" w:author="Pui-Ki Emmanuelle Ta" w:date="2026-01-26T09:02:00Z"/>
          <w:rFonts w:ascii="Cambria" w:hAnsi="Cambria" w:cs="Arial"/>
          <w:b/>
          <w:sz w:val="22"/>
        </w:rPr>
      </w:pPr>
    </w:p>
    <w:p w14:paraId="35C4B963" w14:textId="62200DCC" w:rsidR="00DD4BBF" w:rsidRPr="00FE4139" w:rsidDel="00080A94" w:rsidRDefault="00DD4BBF" w:rsidP="00DD4BBF">
      <w:pPr>
        <w:rPr>
          <w:del w:id="182" w:author="Pui-Ki Emmanuelle Ta" w:date="2026-01-26T09:02:00Z"/>
          <w:rFonts w:ascii="Cambria" w:hAnsi="Cambria" w:cs="Arial"/>
          <w:sz w:val="22"/>
        </w:rPr>
      </w:pPr>
    </w:p>
    <w:p w14:paraId="5708CBDA" w14:textId="02BE3BA8" w:rsidR="00DD4BBF" w:rsidRPr="00FE4139" w:rsidDel="00080A94" w:rsidRDefault="00DD4BBF" w:rsidP="00DD4BBF">
      <w:pPr>
        <w:rPr>
          <w:del w:id="183" w:author="Pui-Ki Emmanuelle Ta" w:date="2026-01-26T09:02:00Z"/>
          <w:rFonts w:ascii="Cambria" w:hAnsi="Cambria" w:cs="Arial"/>
          <w:sz w:val="22"/>
        </w:rPr>
      </w:pPr>
    </w:p>
    <w:p w14:paraId="07814F94" w14:textId="570348C3" w:rsidR="00DD4BBF" w:rsidRPr="00FE4139" w:rsidDel="00080A94" w:rsidRDefault="00DD4BBF" w:rsidP="00DD4BBF">
      <w:pPr>
        <w:rPr>
          <w:del w:id="184" w:author="Pui-Ki Emmanuelle Ta" w:date="2026-01-26T09:02:00Z"/>
          <w:rFonts w:ascii="Cambria" w:hAnsi="Cambria" w:cs="Arial"/>
          <w:sz w:val="22"/>
        </w:rPr>
      </w:pPr>
    </w:p>
    <w:p w14:paraId="06D68B07" w14:textId="7154EBC3" w:rsidR="00DD4BBF" w:rsidRPr="00FE4139" w:rsidDel="003F0CF0" w:rsidRDefault="00DD4BBF" w:rsidP="00DD4BBF">
      <w:pPr>
        <w:rPr>
          <w:del w:id="185" w:author="Pui-Ki Emmanuelle Ta" w:date="2026-01-26T08:55:00Z"/>
          <w:rFonts w:ascii="Cambria" w:hAnsi="Cambria" w:cs="Arial"/>
          <w:sz w:val="22"/>
        </w:rPr>
      </w:pPr>
    </w:p>
    <w:p w14:paraId="6FA0501A" w14:textId="61E59558" w:rsidR="00DD4BBF" w:rsidRPr="00FE4139" w:rsidDel="003F0CF0" w:rsidRDefault="00DD4BBF" w:rsidP="00DD4BBF">
      <w:pPr>
        <w:rPr>
          <w:del w:id="186" w:author="Pui-Ki Emmanuelle Ta" w:date="2026-01-26T08:56:00Z"/>
          <w:rFonts w:ascii="Cambria" w:hAnsi="Cambria" w:cs="Arial"/>
          <w:sz w:val="22"/>
        </w:rPr>
      </w:pPr>
    </w:p>
    <w:p w14:paraId="742DD700" w14:textId="340B4B8B" w:rsidR="008B5EE5" w:rsidRPr="00FE4139" w:rsidDel="00080A94" w:rsidRDefault="008B5EE5" w:rsidP="00DD4BBF">
      <w:pPr>
        <w:rPr>
          <w:del w:id="187" w:author="Pui-Ki Emmanuelle Ta" w:date="2026-01-26T09:02:00Z"/>
          <w:rFonts w:ascii="Cambria" w:hAnsi="Cambria" w:cs="Arial"/>
          <w:sz w:val="22"/>
        </w:rPr>
      </w:pPr>
    </w:p>
    <w:p w14:paraId="3015A773" w14:textId="305DD0CA" w:rsidR="00C008A8" w:rsidRPr="00FE4139" w:rsidDel="00080A94" w:rsidRDefault="00C008A8" w:rsidP="00DD4BBF">
      <w:pPr>
        <w:rPr>
          <w:del w:id="188" w:author="Pui-Ki Emmanuelle Ta" w:date="2026-01-26T09:02:00Z"/>
          <w:rFonts w:ascii="Cambria" w:hAnsi="Cambria" w:cs="Arial"/>
          <w:sz w:val="22"/>
        </w:rPr>
      </w:pPr>
    </w:p>
    <w:p w14:paraId="52A68CBE" w14:textId="04C850CB" w:rsidR="008B5EE5" w:rsidRPr="00FE4139" w:rsidDel="00080A94" w:rsidRDefault="008B5EE5" w:rsidP="00DD4BBF">
      <w:pPr>
        <w:rPr>
          <w:del w:id="189" w:author="Pui-Ki Emmanuelle Ta" w:date="2026-01-26T09:02:00Z"/>
          <w:rFonts w:ascii="Cambria" w:hAnsi="Cambria" w:cs="Arial"/>
          <w:sz w:val="22"/>
        </w:rPr>
      </w:pPr>
    </w:p>
    <w:p w14:paraId="5A724890" w14:textId="72FC982C" w:rsidR="008B5EE5" w:rsidRPr="00FE4139" w:rsidDel="00080A94" w:rsidRDefault="008B5EE5" w:rsidP="008B5EE5">
      <w:pPr>
        <w:rPr>
          <w:del w:id="190" w:author="Pui-Ki Emmanuelle Ta" w:date="2026-01-26T09:02:00Z"/>
          <w:rFonts w:ascii="Cambria" w:hAnsi="Cambria" w:cs="Arial"/>
          <w:b/>
          <w:sz w:val="22"/>
        </w:rPr>
      </w:pPr>
      <w:del w:id="191" w:author="Pui-Ki Emmanuelle Ta" w:date="2026-01-26T09:02:00Z">
        <w:r w:rsidRPr="00FE4139" w:rsidDel="00080A94">
          <w:rPr>
            <w:rFonts w:ascii="Cambria" w:eastAsia="돋움" w:hAnsi="Cambria" w:cs="Arial"/>
            <w:sz w:val="22"/>
          </w:rPr>
          <w:delText>•</w:delText>
        </w:r>
        <w:r w:rsidRPr="00FE4139" w:rsidDel="00080A94">
          <w:rPr>
            <w:rFonts w:ascii="Cambria" w:hAnsi="Cambria" w:cs="Arial"/>
            <w:sz w:val="22"/>
          </w:rPr>
          <w:delText xml:space="preserve"> </w:delText>
        </w:r>
        <w:r w:rsidRPr="00FE4139" w:rsidDel="00080A94">
          <w:rPr>
            <w:rFonts w:ascii="Cambria" w:hAnsi="Cambria" w:cs="Arial"/>
            <w:b/>
            <w:sz w:val="22"/>
          </w:rPr>
          <w:delText xml:space="preserve">Others (related experience with international arbitration): </w:delText>
        </w:r>
      </w:del>
    </w:p>
    <w:p w14:paraId="6D569999" w14:textId="5F66BE5A" w:rsidR="008B5EE5" w:rsidRPr="007E4FCB" w:rsidDel="00080A94" w:rsidRDefault="008B5EE5" w:rsidP="007E4FCB">
      <w:pPr>
        <w:pStyle w:val="ListParagraph"/>
        <w:numPr>
          <w:ilvl w:val="0"/>
          <w:numId w:val="1"/>
        </w:numPr>
        <w:rPr>
          <w:del w:id="192" w:author="Pui-Ki Emmanuelle Ta" w:date="2026-01-26T09:02:00Z"/>
          <w:rFonts w:ascii="Cambria" w:hAnsi="Cambria" w:cs="Arial"/>
          <w:sz w:val="22"/>
        </w:rPr>
      </w:pPr>
    </w:p>
    <w:p w14:paraId="2E4F61E4" w14:textId="03A171F8" w:rsidR="008B5EE5" w:rsidRPr="00FE4139" w:rsidDel="00080A94" w:rsidRDefault="008B5EE5" w:rsidP="00DD4BBF">
      <w:pPr>
        <w:rPr>
          <w:del w:id="193" w:author="Pui-Ki Emmanuelle Ta" w:date="2026-01-26T09:02:00Z"/>
          <w:rFonts w:ascii="Cambria" w:hAnsi="Cambria" w:cs="Arial"/>
          <w:sz w:val="22"/>
        </w:rPr>
      </w:pPr>
    </w:p>
    <w:p w14:paraId="3FCC3DFB" w14:textId="1A1F9F31" w:rsidR="00C008A8" w:rsidRPr="00FE4139" w:rsidDel="00080A94" w:rsidRDefault="00C008A8" w:rsidP="00DD4BBF">
      <w:pPr>
        <w:rPr>
          <w:del w:id="194" w:author="Pui-Ki Emmanuelle Ta" w:date="2026-01-26T09:02:00Z"/>
          <w:rFonts w:ascii="Cambria" w:hAnsi="Cambria" w:cs="Arial"/>
          <w:sz w:val="22"/>
        </w:rPr>
      </w:pPr>
    </w:p>
    <w:p w14:paraId="4C080BB0" w14:textId="4A2ACB0E" w:rsidR="008B5EE5" w:rsidRPr="00FE4139" w:rsidDel="00080A94" w:rsidRDefault="008B5EE5" w:rsidP="00DD4BBF">
      <w:pPr>
        <w:rPr>
          <w:del w:id="195" w:author="Pui-Ki Emmanuelle Ta" w:date="2026-01-26T09:02:00Z"/>
          <w:rFonts w:ascii="Cambria" w:hAnsi="Cambria" w:cs="Arial"/>
          <w:sz w:val="22"/>
        </w:rPr>
      </w:pPr>
    </w:p>
    <w:p w14:paraId="6BB54882" w14:textId="67E1D60E" w:rsidR="008B5EE5" w:rsidRPr="00FE4139" w:rsidDel="008A024A" w:rsidRDefault="008B5EE5" w:rsidP="00DD4BBF">
      <w:pPr>
        <w:rPr>
          <w:del w:id="196" w:author="Pui-Ki Emmanuelle Ta" w:date="2026-01-26T09:01:00Z"/>
          <w:rFonts w:ascii="Cambria" w:hAnsi="Cambria" w:cs="Arial"/>
          <w:sz w:val="22"/>
        </w:rPr>
      </w:pPr>
    </w:p>
    <w:p w14:paraId="24ABA0CF" w14:textId="3F9F3466" w:rsidR="00DD4BBF" w:rsidRPr="00FE4139" w:rsidDel="003F0CF0" w:rsidRDefault="00DD4BBF" w:rsidP="00DD4BBF">
      <w:pPr>
        <w:rPr>
          <w:del w:id="197" w:author="Pui-Ki Emmanuelle Ta" w:date="2026-01-26T08:56:00Z"/>
          <w:rFonts w:ascii="Cambria" w:hAnsi="Cambria" w:cs="Arial"/>
          <w:sz w:val="22"/>
        </w:rPr>
      </w:pPr>
    </w:p>
    <w:p w14:paraId="6744E928" w14:textId="59AA0851" w:rsidR="00DD4BBF" w:rsidRPr="00FE4139" w:rsidDel="003F0CF0" w:rsidRDefault="00DD4BBF" w:rsidP="00DD4BBF">
      <w:pPr>
        <w:rPr>
          <w:del w:id="198" w:author="Pui-Ki Emmanuelle Ta" w:date="2026-01-26T08:56:00Z"/>
          <w:rFonts w:ascii="Cambria" w:hAnsi="Cambria" w:cs="Arial"/>
          <w:sz w:val="22"/>
        </w:rPr>
      </w:pPr>
    </w:p>
    <w:p w14:paraId="59B19A11" w14:textId="6B0DEE67" w:rsidR="00DD4BBF" w:rsidRPr="00FE4139" w:rsidDel="003F0CF0" w:rsidRDefault="00DD4BBF" w:rsidP="00DD4BBF">
      <w:pPr>
        <w:rPr>
          <w:del w:id="199" w:author="Pui-Ki Emmanuelle Ta" w:date="2026-01-26T08:56:00Z"/>
          <w:rFonts w:ascii="Cambria" w:hAnsi="Cambria" w:cs="Arial"/>
          <w:sz w:val="22"/>
        </w:rPr>
      </w:pPr>
    </w:p>
    <w:p w14:paraId="0D7065A8" w14:textId="107FE39A" w:rsidR="00DD4BBF" w:rsidDel="003F0CF0" w:rsidRDefault="00DD4BBF" w:rsidP="00DD4BBF">
      <w:pPr>
        <w:rPr>
          <w:del w:id="200" w:author="Pui-Ki Emmanuelle Ta" w:date="2026-01-26T08:56:00Z"/>
          <w:rFonts w:ascii="Cambria" w:hAnsi="Cambria" w:cs="Arial"/>
          <w:sz w:val="22"/>
        </w:rPr>
      </w:pPr>
    </w:p>
    <w:p w14:paraId="2BF88B97" w14:textId="154B39EE" w:rsidR="007E4FCB" w:rsidDel="003F0CF0" w:rsidRDefault="007E4FCB" w:rsidP="00DD4BBF">
      <w:pPr>
        <w:rPr>
          <w:del w:id="201" w:author="Pui-Ki Emmanuelle Ta" w:date="2026-01-26T08:56:00Z"/>
          <w:rFonts w:ascii="Cambria" w:hAnsi="Cambria" w:cs="Arial"/>
          <w:sz w:val="22"/>
        </w:rPr>
      </w:pPr>
    </w:p>
    <w:p w14:paraId="790FE41D" w14:textId="01FA0EAB" w:rsidR="007E4FCB" w:rsidDel="003F0CF0" w:rsidRDefault="007E4FCB" w:rsidP="00DD4BBF">
      <w:pPr>
        <w:rPr>
          <w:del w:id="202" w:author="Pui-Ki Emmanuelle Ta" w:date="2026-01-26T08:56:00Z"/>
          <w:rFonts w:ascii="Cambria" w:hAnsi="Cambria" w:cs="Arial"/>
          <w:sz w:val="22"/>
        </w:rPr>
      </w:pPr>
    </w:p>
    <w:p w14:paraId="71AF1894" w14:textId="71117A3A" w:rsidR="007E4FCB" w:rsidDel="003F0CF0" w:rsidRDefault="007E4FCB" w:rsidP="00DD4BBF">
      <w:pPr>
        <w:rPr>
          <w:del w:id="203" w:author="Pui-Ki Emmanuelle Ta" w:date="2026-01-26T08:56:00Z"/>
          <w:rFonts w:ascii="Cambria" w:hAnsi="Cambria" w:cs="Arial"/>
          <w:sz w:val="22"/>
        </w:rPr>
      </w:pPr>
    </w:p>
    <w:p w14:paraId="654EE345" w14:textId="468B078C" w:rsidR="007E4FCB" w:rsidDel="003F0CF0" w:rsidRDefault="007E4FCB" w:rsidP="00DD4BBF">
      <w:pPr>
        <w:rPr>
          <w:del w:id="204" w:author="Pui-Ki Emmanuelle Ta" w:date="2026-01-26T08:56:00Z"/>
          <w:rFonts w:ascii="Cambria" w:hAnsi="Cambria" w:cs="Arial"/>
          <w:sz w:val="22"/>
        </w:rPr>
      </w:pPr>
    </w:p>
    <w:p w14:paraId="1E71B180" w14:textId="5EAD55CE" w:rsidR="007E4FCB" w:rsidDel="003F0CF0" w:rsidRDefault="007E4FCB" w:rsidP="00DD4BBF">
      <w:pPr>
        <w:rPr>
          <w:del w:id="205" w:author="Pui-Ki Emmanuelle Ta" w:date="2026-01-26T08:56:00Z"/>
          <w:rFonts w:ascii="Cambria" w:hAnsi="Cambria" w:cs="Arial"/>
          <w:sz w:val="22"/>
        </w:rPr>
      </w:pPr>
    </w:p>
    <w:p w14:paraId="0AB33067" w14:textId="3AC1B8C5" w:rsidR="007E4FCB" w:rsidDel="003F0CF0" w:rsidRDefault="007E4FCB" w:rsidP="00DD4BBF">
      <w:pPr>
        <w:rPr>
          <w:del w:id="206" w:author="Pui-Ki Emmanuelle Ta" w:date="2026-01-26T08:56:00Z"/>
          <w:rFonts w:ascii="Cambria" w:hAnsi="Cambria" w:cs="Arial"/>
          <w:sz w:val="22"/>
        </w:rPr>
      </w:pPr>
    </w:p>
    <w:p w14:paraId="17549C0A" w14:textId="34DA3DDA" w:rsidR="00B93FCF" w:rsidDel="003F0CF0" w:rsidRDefault="00B93FCF" w:rsidP="00DD4BBF">
      <w:pPr>
        <w:rPr>
          <w:del w:id="207" w:author="Pui-Ki Emmanuelle Ta" w:date="2026-01-26T08:56:00Z"/>
          <w:rFonts w:ascii="Cambria" w:hAnsi="Cambria" w:cs="Arial"/>
          <w:sz w:val="22"/>
        </w:rPr>
      </w:pPr>
    </w:p>
    <w:p w14:paraId="23F2DD16" w14:textId="33839755" w:rsidR="007E4FCB" w:rsidRPr="00FE4139" w:rsidDel="003F0CF0" w:rsidRDefault="007E4FCB" w:rsidP="00DD4BBF">
      <w:pPr>
        <w:rPr>
          <w:del w:id="208" w:author="Pui-Ki Emmanuelle Ta" w:date="2026-01-26T08:56:00Z"/>
          <w:rFonts w:ascii="Cambria" w:hAnsi="Cambria" w:cs="Arial"/>
          <w:sz w:val="22"/>
        </w:rPr>
      </w:pPr>
    </w:p>
    <w:p w14:paraId="37186A56" w14:textId="77777777" w:rsidR="00DD4BBF" w:rsidRPr="00FE4139" w:rsidRDefault="00DD4BBF" w:rsidP="00DD4BBF">
      <w:pPr>
        <w:rPr>
          <w:rFonts w:ascii="Cambria" w:hAnsi="Cambria" w:cs="Arial"/>
          <w:sz w:val="22"/>
        </w:rPr>
      </w:pPr>
      <w:del w:id="209" w:author="Pui-Ki Emmanuelle Ta" w:date="2026-01-26T09:02:00Z">
        <w:r w:rsidRPr="00FE4139" w:rsidDel="00080A94">
          <w:rPr>
            <w:rFonts w:ascii="Cambria" w:eastAsia="돋움" w:hAnsi="Cambria" w:cs="Arial"/>
            <w:sz w:val="22"/>
          </w:rPr>
          <w:lastRenderedPageBreak/>
          <w:delText xml:space="preserve">• </w:delText>
        </w:r>
      </w:del>
      <w:r w:rsidRPr="00FE4139">
        <w:rPr>
          <w:rFonts w:ascii="Cambria" w:hAnsi="Cambria" w:cs="Arial"/>
          <w:b/>
          <w:sz w:val="22"/>
        </w:rPr>
        <w:t>Number of arbitration cases in which you have acted as:</w:t>
      </w:r>
    </w:p>
    <w:tbl>
      <w:tblPr>
        <w:tblStyle w:val="TableGrid"/>
        <w:tblpPr w:leftFromText="180" w:rightFromText="180" w:vertAnchor="text" w:horzAnchor="margin" w:tblpX="65" w:tblpY="40"/>
        <w:tblW w:w="9493" w:type="dxa"/>
        <w:tblLayout w:type="fixed"/>
        <w:tblLook w:val="04A0" w:firstRow="1" w:lastRow="0" w:firstColumn="1" w:lastColumn="0" w:noHBand="0" w:noVBand="1"/>
        <w:tblPrChange w:id="210" w:author="Pui-Ki Emmanuelle Ta" w:date="2026-01-26T09:10:00Z">
          <w:tblPr>
            <w:tblStyle w:val="TableGrid"/>
            <w:tblpPr w:leftFromText="180" w:rightFromText="180" w:vertAnchor="text" w:horzAnchor="margin" w:tblpX="65" w:tblpY="40"/>
            <w:tblW w:w="9493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530"/>
        <w:gridCol w:w="1530"/>
        <w:gridCol w:w="1080"/>
        <w:gridCol w:w="1170"/>
        <w:gridCol w:w="1530"/>
        <w:gridCol w:w="1251"/>
        <w:gridCol w:w="1402"/>
        <w:tblGridChange w:id="211">
          <w:tblGrid>
            <w:gridCol w:w="1413"/>
            <w:gridCol w:w="1276"/>
            <w:gridCol w:w="1275"/>
            <w:gridCol w:w="1324"/>
            <w:gridCol w:w="1401"/>
            <w:gridCol w:w="1402"/>
            <w:gridCol w:w="1402"/>
          </w:tblGrid>
        </w:tblGridChange>
      </w:tblGrid>
      <w:tr w:rsidR="00DD4BBF" w:rsidRPr="00FE4139" w14:paraId="7F3DFE27" w14:textId="77777777" w:rsidTr="00556005">
        <w:trPr>
          <w:trHeight w:val="1166"/>
          <w:trPrChange w:id="212" w:author="Pui-Ki Emmanuelle Ta" w:date="2026-01-26T09:10:00Z">
            <w:trPr>
              <w:trHeight w:val="1166"/>
            </w:trPr>
          </w:trPrChange>
        </w:trPr>
        <w:tc>
          <w:tcPr>
            <w:tcW w:w="3060" w:type="dxa"/>
            <w:gridSpan w:val="2"/>
            <w:tcBorders>
              <w:top w:val="nil"/>
              <w:left w:val="nil"/>
            </w:tcBorders>
            <w:tcPrChange w:id="213" w:author="Pui-Ki Emmanuelle Ta" w:date="2026-01-26T09:10:00Z">
              <w:tcPr>
                <w:tcW w:w="2689" w:type="dxa"/>
                <w:gridSpan w:val="2"/>
                <w:tcBorders>
                  <w:top w:val="nil"/>
                  <w:left w:val="nil"/>
                </w:tcBorders>
              </w:tcPr>
            </w:tcPrChange>
          </w:tcPr>
          <w:p w14:paraId="3EB43AD0" w14:textId="77777777" w:rsidR="00DD4BBF" w:rsidRPr="00340357" w:rsidRDefault="00DD4BBF" w:rsidP="007E4FCB">
            <w:pPr>
              <w:ind w:left="-108"/>
              <w:rPr>
                <w:rFonts w:ascii="Cambria" w:hAnsi="Cambria" w:cs="Arial"/>
                <w:sz w:val="22"/>
                <w:rPrChange w:id="214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  <w:vAlign w:val="center"/>
            <w:tcPrChange w:id="215" w:author="Pui-Ki Emmanuelle Ta" w:date="2026-01-26T09:10:00Z">
              <w:tcPr>
                <w:tcW w:w="1275" w:type="dxa"/>
                <w:shd w:val="clear" w:color="auto" w:fill="F2F2F2" w:themeFill="background1" w:themeFillShade="F2"/>
                <w:vAlign w:val="center"/>
              </w:tcPr>
            </w:tcPrChange>
          </w:tcPr>
          <w:p w14:paraId="234101AD" w14:textId="21DF99D6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16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del w:id="217" w:author="Pui-Ki Emmanuelle Ta" w:date="2026-01-26T08:52:00Z">
              <w:r w:rsidRPr="00340357" w:rsidDel="0006421A">
                <w:rPr>
                  <w:rFonts w:ascii="Cambria" w:hAnsi="Cambria" w:cs="Arial"/>
                  <w:i/>
                  <w:sz w:val="22"/>
                  <w:rPrChange w:id="218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delText>Chair of Tribunal</w:delText>
              </w:r>
            </w:del>
            <w:ins w:id="219" w:author="Pui-Ki Emmanuelle Ta" w:date="2026-01-26T08:52:00Z">
              <w:r w:rsidR="0006421A" w:rsidRPr="00340357">
                <w:rPr>
                  <w:rFonts w:ascii="Cambria" w:hAnsi="Cambria" w:cs="Arial"/>
                  <w:i/>
                  <w:sz w:val="22"/>
                  <w:rPrChange w:id="220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t>Presiding Arbitrator</w:t>
              </w:r>
            </w:ins>
          </w:p>
        </w:tc>
        <w:tc>
          <w:tcPr>
            <w:tcW w:w="1170" w:type="dxa"/>
            <w:shd w:val="clear" w:color="auto" w:fill="F2F2F2" w:themeFill="background1" w:themeFillShade="F2"/>
            <w:vAlign w:val="center"/>
            <w:tcPrChange w:id="221" w:author="Pui-Ki Emmanuelle Ta" w:date="2026-01-26T09:10:00Z">
              <w:tcPr>
                <w:tcW w:w="1324" w:type="dxa"/>
                <w:shd w:val="clear" w:color="auto" w:fill="F2F2F2" w:themeFill="background1" w:themeFillShade="F2"/>
                <w:vAlign w:val="center"/>
              </w:tcPr>
            </w:tcPrChange>
          </w:tcPr>
          <w:p w14:paraId="0FEA0199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22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23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Sole Arbitrator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tcPrChange w:id="224" w:author="Pui-Ki Emmanuelle Ta" w:date="2026-01-26T09:10:00Z">
              <w:tcPr>
                <w:tcW w:w="1401" w:type="dxa"/>
                <w:shd w:val="clear" w:color="auto" w:fill="F2F2F2" w:themeFill="background1" w:themeFillShade="F2"/>
                <w:vAlign w:val="center"/>
              </w:tcPr>
            </w:tcPrChange>
          </w:tcPr>
          <w:p w14:paraId="1F4C0374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25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26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Co-Arbitrator</w:t>
            </w:r>
          </w:p>
        </w:tc>
        <w:tc>
          <w:tcPr>
            <w:tcW w:w="1251" w:type="dxa"/>
            <w:shd w:val="clear" w:color="auto" w:fill="F2F2F2" w:themeFill="background1" w:themeFillShade="F2"/>
            <w:vAlign w:val="center"/>
            <w:tcPrChange w:id="227" w:author="Pui-Ki Emmanuelle Ta" w:date="2026-01-26T09:10:00Z">
              <w:tcPr>
                <w:tcW w:w="1402" w:type="dxa"/>
                <w:shd w:val="clear" w:color="auto" w:fill="F2F2F2" w:themeFill="background1" w:themeFillShade="F2"/>
                <w:vAlign w:val="center"/>
              </w:tcPr>
            </w:tcPrChange>
          </w:tcPr>
          <w:p w14:paraId="422D4DCF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28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29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Party’s Counsel</w:t>
            </w:r>
          </w:p>
        </w:tc>
        <w:tc>
          <w:tcPr>
            <w:tcW w:w="1402" w:type="dxa"/>
            <w:shd w:val="clear" w:color="auto" w:fill="F2F2F2" w:themeFill="background1" w:themeFillShade="F2"/>
            <w:vAlign w:val="center"/>
            <w:tcPrChange w:id="230" w:author="Pui-Ki Emmanuelle Ta" w:date="2026-01-26T09:10:00Z">
              <w:tcPr>
                <w:tcW w:w="1402" w:type="dxa"/>
                <w:shd w:val="clear" w:color="auto" w:fill="F2F2F2" w:themeFill="background1" w:themeFillShade="F2"/>
                <w:vAlign w:val="center"/>
              </w:tcPr>
            </w:tcPrChange>
          </w:tcPr>
          <w:p w14:paraId="5F0EE1C7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31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32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Secretary/</w:t>
            </w:r>
          </w:p>
          <w:p w14:paraId="58F8787E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33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34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Emergency Arbitrator/</w:t>
            </w:r>
          </w:p>
          <w:p w14:paraId="4F335483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i/>
                <w:sz w:val="22"/>
                <w:rPrChange w:id="235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/>
                <w:sz w:val="22"/>
                <w:rPrChange w:id="236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Other</w:t>
            </w:r>
          </w:p>
        </w:tc>
      </w:tr>
      <w:tr w:rsidR="00DD4BBF" w:rsidRPr="00FE4139" w14:paraId="3FB79611" w14:textId="77777777" w:rsidTr="00556005">
        <w:trPr>
          <w:trHeight w:val="983"/>
          <w:trPrChange w:id="237" w:author="Pui-Ki Emmanuelle Ta" w:date="2026-01-26T09:10:00Z">
            <w:trPr>
              <w:trHeight w:val="1928"/>
            </w:trPr>
          </w:trPrChange>
        </w:trPr>
        <w:tc>
          <w:tcPr>
            <w:tcW w:w="1530" w:type="dxa"/>
            <w:vMerge w:val="restart"/>
            <w:shd w:val="clear" w:color="auto" w:fill="DEEAF6" w:themeFill="accent1" w:themeFillTint="33"/>
            <w:vAlign w:val="center"/>
            <w:tcPrChange w:id="238" w:author="Pui-Ki Emmanuelle Ta" w:date="2026-01-26T09:10:00Z">
              <w:tcPr>
                <w:tcW w:w="1413" w:type="dxa"/>
                <w:vMerge w:val="restart"/>
                <w:shd w:val="clear" w:color="auto" w:fill="DEEAF6" w:themeFill="accent1" w:themeFillTint="33"/>
                <w:vAlign w:val="center"/>
              </w:tcPr>
            </w:tcPrChange>
          </w:tcPr>
          <w:p w14:paraId="0DD5C40A" w14:textId="5CCE5C3E" w:rsidR="00E6368F" w:rsidRPr="00340357" w:rsidRDefault="00DD4BBF" w:rsidP="007E4FCB">
            <w:pPr>
              <w:jc w:val="center"/>
              <w:rPr>
                <w:ins w:id="239" w:author="Pui-Ki Emmanuelle Ta" w:date="2026-01-26T08:47:00Z"/>
                <w:rFonts w:ascii="Cambria" w:hAnsi="Cambria" w:cs="Arial"/>
                <w:sz w:val="22"/>
                <w:u w:val="single"/>
                <w:rPrChange w:id="240" w:author="Pui-Ki Emmanuelle Ta" w:date="2026-01-26T08:59:00Z">
                  <w:rPr>
                    <w:ins w:id="241" w:author="Pui-Ki Emmanuelle Ta" w:date="2026-01-26T08:47:00Z"/>
                    <w:rFonts w:ascii="Cambria" w:hAnsi="Cambria" w:cs="Arial"/>
                    <w:u w:val="single"/>
                  </w:rPr>
                </w:rPrChange>
              </w:rPr>
            </w:pPr>
            <w:r w:rsidRPr="00340357">
              <w:rPr>
                <w:rFonts w:ascii="Cambria" w:hAnsi="Cambria" w:cs="Arial"/>
                <w:sz w:val="22"/>
                <w:rPrChange w:id="242" w:author="Pui-Ki Emmanuelle Ta" w:date="2026-01-26T08:59:00Z">
                  <w:rPr>
                    <w:rFonts w:ascii="Cambria" w:hAnsi="Cambria" w:cs="Arial"/>
                    <w:highlight w:val="yellow"/>
                    <w:u w:val="single"/>
                  </w:rPr>
                </w:rPrChange>
              </w:rPr>
              <w:t>International</w:t>
            </w:r>
            <w:ins w:id="243" w:author="Pui-Ki Emmanuelle Ta" w:date="2026-01-26T08:47:00Z">
              <w:r w:rsidR="00E6368F" w:rsidRPr="00340357">
                <w:rPr>
                  <w:rFonts w:ascii="Cambria" w:hAnsi="Cambria" w:cs="Arial"/>
                  <w:sz w:val="22"/>
                  <w:rPrChange w:id="244" w:author="Pui-Ki Emmanuelle Ta" w:date="2026-01-26T08:59:00Z">
                    <w:rPr>
                      <w:rFonts w:ascii="Cambria" w:hAnsi="Cambria" w:cs="Arial"/>
                    </w:rPr>
                  </w:rPrChange>
                </w:rPr>
                <w:t xml:space="preserve"> </w:t>
              </w:r>
            </w:ins>
            <w:del w:id="245" w:author="Pui-Ki Emmanuelle Ta" w:date="2026-01-26T08:47:00Z">
              <w:r w:rsidRPr="00340357" w:rsidDel="00E6368F">
                <w:rPr>
                  <w:rFonts w:ascii="Cambria" w:hAnsi="Cambria" w:cs="Arial"/>
                  <w:sz w:val="22"/>
                  <w:u w:val="single"/>
                  <w:rPrChange w:id="246" w:author="Pui-Ki Emmanuelle Ta" w:date="2026-01-26T08:59:00Z">
                    <w:rPr>
                      <w:rFonts w:ascii="Cambria" w:hAnsi="Cambria" w:cs="Arial"/>
                      <w:u w:val="single"/>
                    </w:rPr>
                  </w:rPrChange>
                </w:rPr>
                <w:delText xml:space="preserve"> </w:delText>
              </w:r>
            </w:del>
          </w:p>
          <w:p w14:paraId="084C12D6" w14:textId="0E173395" w:rsidR="00DD4BBF" w:rsidRPr="00340357" w:rsidRDefault="00DD4BBF" w:rsidP="00E6368F">
            <w:pPr>
              <w:rPr>
                <w:rFonts w:ascii="Cambria" w:hAnsi="Cambria" w:cs="Arial"/>
                <w:sz w:val="22"/>
                <w:rPrChange w:id="247" w:author="Pui-Ki Emmanuelle Ta" w:date="2026-01-26T08:59:00Z">
                  <w:rPr>
                    <w:rFonts w:ascii="Cambria" w:hAnsi="Cambria" w:cs="Arial"/>
                  </w:rPr>
                </w:rPrChange>
              </w:rPr>
              <w:pPrChange w:id="248" w:author="Pui-Ki Emmanuelle Ta" w:date="2026-01-26T08:50:00Z">
                <w:pPr>
                  <w:framePr w:hSpace="180" w:wrap="around" w:vAnchor="text" w:hAnchor="margin" w:x="65" w:y="40"/>
                  <w:jc w:val="center"/>
                </w:pPr>
              </w:pPrChange>
            </w:pPr>
            <w:del w:id="249" w:author="Pui-Ki Emmanuelle Ta" w:date="2026-01-26T08:50:00Z">
              <w:r w:rsidRPr="00340357" w:rsidDel="00E6368F">
                <w:rPr>
                  <w:rFonts w:ascii="Cambria" w:hAnsi="Cambria" w:cs="Arial"/>
                  <w:sz w:val="22"/>
                  <w:rPrChange w:id="250" w:author="Pui-Ki Emmanuelle Ta" w:date="2026-01-26T08:59:00Z">
                    <w:rPr>
                      <w:rFonts w:ascii="Cambria" w:hAnsi="Cambria" w:cs="Arial"/>
                    </w:rPr>
                  </w:rPrChange>
                </w:rPr>
                <w:delText>Institutional</w:delText>
              </w:r>
            </w:del>
            <w:r w:rsidRPr="00340357">
              <w:rPr>
                <w:rFonts w:ascii="Cambria" w:hAnsi="Cambria" w:cs="Arial"/>
                <w:sz w:val="22"/>
                <w:rPrChange w:id="251" w:author="Pui-Ki Emmanuelle Ta" w:date="2026-01-26T08:59:00Z">
                  <w:rPr>
                    <w:rFonts w:ascii="Cambria" w:hAnsi="Cambria" w:cs="Arial"/>
                  </w:rPr>
                </w:rPrChange>
              </w:rPr>
              <w:t xml:space="preserve"> Arbitration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  <w:tcPrChange w:id="252" w:author="Pui-Ki Emmanuelle Ta" w:date="2026-01-26T09:10:00Z">
              <w:tcPr>
                <w:tcW w:w="1276" w:type="dxa"/>
                <w:shd w:val="clear" w:color="auto" w:fill="DEEAF6" w:themeFill="accent1" w:themeFillTint="33"/>
                <w:vAlign w:val="center"/>
              </w:tcPr>
            </w:tcPrChange>
          </w:tcPr>
          <w:p w14:paraId="697B482C" w14:textId="1C5EAEF9" w:rsidR="00DD4BBF" w:rsidRPr="00340357" w:rsidRDefault="00DD4BBF" w:rsidP="007E4FCB">
            <w:pPr>
              <w:jc w:val="center"/>
              <w:rPr>
                <w:rFonts w:ascii="Cambria" w:hAnsi="Cambria" w:cs="Arial"/>
                <w:iCs/>
                <w:sz w:val="22"/>
                <w:rPrChange w:id="253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Cs/>
                <w:sz w:val="22"/>
                <w:rPrChange w:id="254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KCAB</w:t>
            </w:r>
            <w:ins w:id="255" w:author="Pui-Ki Emmanuelle Ta" w:date="2026-01-26T08:42:00Z">
              <w:r w:rsidR="00E6368F" w:rsidRPr="00340357">
                <w:rPr>
                  <w:rFonts w:ascii="Cambria" w:hAnsi="Cambria" w:cs="Arial"/>
                  <w:iCs/>
                  <w:sz w:val="22"/>
                  <w:rPrChange w:id="256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t xml:space="preserve"> International</w:t>
              </w:r>
            </w:ins>
          </w:p>
        </w:tc>
        <w:tc>
          <w:tcPr>
            <w:tcW w:w="1080" w:type="dxa"/>
            <w:vAlign w:val="center"/>
            <w:tcPrChange w:id="257" w:author="Pui-Ki Emmanuelle Ta" w:date="2026-01-26T09:10:00Z">
              <w:tcPr>
                <w:tcW w:w="1275" w:type="dxa"/>
                <w:vAlign w:val="center"/>
              </w:tcPr>
            </w:tcPrChange>
          </w:tcPr>
          <w:p w14:paraId="398CB52C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58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170" w:type="dxa"/>
            <w:vAlign w:val="center"/>
            <w:tcPrChange w:id="259" w:author="Pui-Ki Emmanuelle Ta" w:date="2026-01-26T09:10:00Z">
              <w:tcPr>
                <w:tcW w:w="1324" w:type="dxa"/>
                <w:vAlign w:val="center"/>
              </w:tcPr>
            </w:tcPrChange>
          </w:tcPr>
          <w:p w14:paraId="660F361E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60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530" w:type="dxa"/>
            <w:vAlign w:val="center"/>
            <w:tcPrChange w:id="261" w:author="Pui-Ki Emmanuelle Ta" w:date="2026-01-26T09:10:00Z">
              <w:tcPr>
                <w:tcW w:w="1401" w:type="dxa"/>
                <w:vAlign w:val="center"/>
              </w:tcPr>
            </w:tcPrChange>
          </w:tcPr>
          <w:p w14:paraId="709C14A2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62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251" w:type="dxa"/>
            <w:vAlign w:val="center"/>
            <w:tcPrChange w:id="263" w:author="Pui-Ki Emmanuelle Ta" w:date="2026-01-26T09:10:00Z">
              <w:tcPr>
                <w:tcW w:w="1402" w:type="dxa"/>
                <w:vAlign w:val="center"/>
              </w:tcPr>
            </w:tcPrChange>
          </w:tcPr>
          <w:p w14:paraId="2ED06EBB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64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402" w:type="dxa"/>
            <w:vAlign w:val="center"/>
            <w:tcPrChange w:id="265" w:author="Pui-Ki Emmanuelle Ta" w:date="2026-01-26T09:10:00Z">
              <w:tcPr>
                <w:tcW w:w="1402" w:type="dxa"/>
                <w:vAlign w:val="center"/>
              </w:tcPr>
            </w:tcPrChange>
          </w:tcPr>
          <w:p w14:paraId="0D34DAB9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66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</w:tr>
      <w:tr w:rsidR="00DD4BBF" w:rsidRPr="00FE4139" w14:paraId="63F29D8A" w14:textId="77777777" w:rsidTr="00556005">
        <w:trPr>
          <w:trHeight w:val="965"/>
          <w:trPrChange w:id="267" w:author="Pui-Ki Emmanuelle Ta" w:date="2026-01-26T09:10:00Z">
            <w:trPr>
              <w:trHeight w:val="1928"/>
            </w:trPr>
          </w:trPrChange>
        </w:trPr>
        <w:tc>
          <w:tcPr>
            <w:tcW w:w="1530" w:type="dxa"/>
            <w:vMerge/>
            <w:shd w:val="clear" w:color="auto" w:fill="DEEAF6" w:themeFill="accent1" w:themeFillTint="33"/>
            <w:vAlign w:val="center"/>
            <w:tcPrChange w:id="268" w:author="Pui-Ki Emmanuelle Ta" w:date="2026-01-26T09:10:00Z">
              <w:tcPr>
                <w:tcW w:w="1413" w:type="dxa"/>
                <w:vMerge/>
                <w:shd w:val="clear" w:color="auto" w:fill="DEEAF6" w:themeFill="accent1" w:themeFillTint="33"/>
                <w:vAlign w:val="center"/>
              </w:tcPr>
            </w:tcPrChange>
          </w:tcPr>
          <w:p w14:paraId="217B308A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269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530" w:type="dxa"/>
            <w:shd w:val="clear" w:color="auto" w:fill="DEEAF6" w:themeFill="accent1" w:themeFillTint="33"/>
            <w:vAlign w:val="center"/>
            <w:tcPrChange w:id="270" w:author="Pui-Ki Emmanuelle Ta" w:date="2026-01-26T09:10:00Z">
              <w:tcPr>
                <w:tcW w:w="1276" w:type="dxa"/>
                <w:shd w:val="clear" w:color="auto" w:fill="DEEAF6" w:themeFill="accent1" w:themeFillTint="33"/>
                <w:vAlign w:val="center"/>
              </w:tcPr>
            </w:tcPrChange>
          </w:tcPr>
          <w:p w14:paraId="0E01E1B9" w14:textId="1DA3DAD5" w:rsidR="00DD4BBF" w:rsidRPr="00340357" w:rsidRDefault="00DD4BBF" w:rsidP="007E4FCB">
            <w:pPr>
              <w:jc w:val="center"/>
              <w:rPr>
                <w:rFonts w:ascii="Cambria" w:hAnsi="Cambria" w:cs="Arial"/>
                <w:iCs/>
                <w:sz w:val="22"/>
                <w:rPrChange w:id="271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r w:rsidRPr="00340357">
              <w:rPr>
                <w:rFonts w:ascii="Cambria" w:hAnsi="Cambria" w:cs="Arial"/>
                <w:iCs/>
                <w:sz w:val="22"/>
                <w:rPrChange w:id="272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  <w:t>Other</w:t>
            </w:r>
            <w:ins w:id="273" w:author="Pui-Ki Emmanuelle Ta" w:date="2026-01-26T08:51:00Z">
              <w:r w:rsidR="00E6368F" w:rsidRPr="00340357">
                <w:rPr>
                  <w:rFonts w:ascii="Cambria" w:hAnsi="Cambria" w:cs="Arial"/>
                  <w:iCs/>
                  <w:sz w:val="22"/>
                  <w:rPrChange w:id="274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t xml:space="preserve"> institutions / Ad hoc</w:t>
              </w:r>
            </w:ins>
            <w:ins w:id="275" w:author="Pui-Ki Emmanuelle Ta" w:date="2026-01-26T08:47:00Z">
              <w:r w:rsidR="00E6368F" w:rsidRPr="00340357">
                <w:rPr>
                  <w:rStyle w:val="FootnoteReference"/>
                  <w:rFonts w:ascii="Cambria" w:hAnsi="Cambria" w:cs="Arial"/>
                  <w:iCs/>
                  <w:sz w:val="22"/>
                  <w:rPrChange w:id="276" w:author="Pui-Ki Emmanuelle Ta" w:date="2026-01-26T08:59:00Z">
                    <w:rPr>
                      <w:rStyle w:val="FootnoteReference"/>
                      <w:rFonts w:ascii="Cambria" w:hAnsi="Cambria" w:cs="Arial"/>
                      <w:i/>
                    </w:rPr>
                  </w:rPrChange>
                </w:rPr>
                <w:footnoteReference w:id="4"/>
              </w:r>
            </w:ins>
          </w:p>
          <w:p w14:paraId="793D2389" w14:textId="44BA7DD3" w:rsidR="00DD4BBF" w:rsidRPr="00340357" w:rsidRDefault="00DD4BBF" w:rsidP="007E4FCB">
            <w:pPr>
              <w:jc w:val="center"/>
              <w:rPr>
                <w:rFonts w:ascii="Cambria" w:hAnsi="Cambria" w:cs="Arial"/>
                <w:iCs/>
                <w:sz w:val="22"/>
                <w:rPrChange w:id="292" w:author="Pui-Ki Emmanuelle Ta" w:date="2026-01-26T08:59:00Z">
                  <w:rPr>
                    <w:rFonts w:ascii="Cambria" w:hAnsi="Cambria" w:cs="Arial"/>
                    <w:i/>
                  </w:rPr>
                </w:rPrChange>
              </w:rPr>
            </w:pPr>
            <w:del w:id="293" w:author="Pui-Ki Emmanuelle Ta" w:date="2026-01-26T08:47:00Z">
              <w:r w:rsidRPr="00340357" w:rsidDel="00E6368F">
                <w:rPr>
                  <w:rFonts w:ascii="Cambria" w:hAnsi="Cambria" w:cs="Arial"/>
                  <w:iCs/>
                  <w:color w:val="FF0000"/>
                  <w:sz w:val="22"/>
                  <w:rPrChange w:id="294" w:author="Pui-Ki Emmanuelle Ta" w:date="2026-01-26T08:59:00Z">
                    <w:rPr>
                      <w:rFonts w:ascii="Cambria" w:hAnsi="Cambria" w:cs="Arial"/>
                      <w:i/>
                      <w:color w:val="FF0000"/>
                    </w:rPr>
                  </w:rPrChange>
                </w:rPr>
                <w:delText>*please specify the arbitration institut</w:delText>
              </w:r>
            </w:del>
            <w:del w:id="295" w:author="Pui-Ki Emmanuelle Ta" w:date="2026-01-26T08:42:00Z">
              <w:r w:rsidRPr="00340357" w:rsidDel="00E6368F">
                <w:rPr>
                  <w:rFonts w:ascii="Cambria" w:hAnsi="Cambria" w:cs="Arial"/>
                  <w:iCs/>
                  <w:color w:val="FF0000"/>
                  <w:sz w:val="22"/>
                  <w:rPrChange w:id="296" w:author="Pui-Ki Emmanuelle Ta" w:date="2026-01-26T08:59:00Z">
                    <w:rPr>
                      <w:rFonts w:ascii="Cambria" w:hAnsi="Cambria" w:cs="Arial"/>
                      <w:i/>
                      <w:color w:val="FF0000"/>
                    </w:rPr>
                  </w:rPrChange>
                </w:rPr>
                <w:delText>e</w:delText>
              </w:r>
            </w:del>
            <w:del w:id="297" w:author="Pui-Ki Emmanuelle Ta" w:date="2026-01-26T08:47:00Z">
              <w:r w:rsidRPr="00340357" w:rsidDel="00E6368F">
                <w:rPr>
                  <w:rFonts w:ascii="Cambria" w:hAnsi="Cambria" w:cs="Arial"/>
                  <w:iCs/>
                  <w:color w:val="FF0000"/>
                  <w:sz w:val="22"/>
                  <w:rPrChange w:id="298" w:author="Pui-Ki Emmanuelle Ta" w:date="2026-01-26T08:59:00Z">
                    <w:rPr>
                      <w:rFonts w:ascii="Cambria" w:hAnsi="Cambria" w:cs="Arial"/>
                      <w:i/>
                      <w:color w:val="FF0000"/>
                    </w:rPr>
                  </w:rPrChange>
                </w:rPr>
                <w:delText xml:space="preserve"> or rules applied</w:delText>
              </w:r>
            </w:del>
          </w:p>
        </w:tc>
        <w:tc>
          <w:tcPr>
            <w:tcW w:w="1080" w:type="dxa"/>
            <w:vAlign w:val="center"/>
            <w:tcPrChange w:id="299" w:author="Pui-Ki Emmanuelle Ta" w:date="2026-01-26T09:10:00Z">
              <w:tcPr>
                <w:tcW w:w="1275" w:type="dxa"/>
                <w:vAlign w:val="center"/>
              </w:tcPr>
            </w:tcPrChange>
          </w:tcPr>
          <w:p w14:paraId="39893ADA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300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170" w:type="dxa"/>
            <w:vAlign w:val="center"/>
            <w:tcPrChange w:id="301" w:author="Pui-Ki Emmanuelle Ta" w:date="2026-01-26T09:10:00Z">
              <w:tcPr>
                <w:tcW w:w="1324" w:type="dxa"/>
                <w:vAlign w:val="center"/>
              </w:tcPr>
            </w:tcPrChange>
          </w:tcPr>
          <w:p w14:paraId="60A38F3D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302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530" w:type="dxa"/>
            <w:vAlign w:val="center"/>
            <w:tcPrChange w:id="303" w:author="Pui-Ki Emmanuelle Ta" w:date="2026-01-26T09:10:00Z">
              <w:tcPr>
                <w:tcW w:w="1401" w:type="dxa"/>
                <w:vAlign w:val="center"/>
              </w:tcPr>
            </w:tcPrChange>
          </w:tcPr>
          <w:p w14:paraId="7DBB1363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304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251" w:type="dxa"/>
            <w:vAlign w:val="center"/>
            <w:tcPrChange w:id="305" w:author="Pui-Ki Emmanuelle Ta" w:date="2026-01-26T09:10:00Z">
              <w:tcPr>
                <w:tcW w:w="1402" w:type="dxa"/>
                <w:vAlign w:val="center"/>
              </w:tcPr>
            </w:tcPrChange>
          </w:tcPr>
          <w:p w14:paraId="0CE3C351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306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402" w:type="dxa"/>
            <w:vAlign w:val="center"/>
            <w:tcPrChange w:id="307" w:author="Pui-Ki Emmanuelle Ta" w:date="2026-01-26T09:10:00Z">
              <w:tcPr>
                <w:tcW w:w="1402" w:type="dxa"/>
                <w:vAlign w:val="center"/>
              </w:tcPr>
            </w:tcPrChange>
          </w:tcPr>
          <w:p w14:paraId="18C8A1C4" w14:textId="77777777" w:rsidR="00DD4BBF" w:rsidRPr="00340357" w:rsidRDefault="00DD4BBF" w:rsidP="007E4FCB">
            <w:pPr>
              <w:jc w:val="center"/>
              <w:rPr>
                <w:rFonts w:ascii="Cambria" w:hAnsi="Cambria" w:cs="Arial"/>
                <w:sz w:val="22"/>
                <w:rPrChange w:id="308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</w:tr>
      <w:tr w:rsidR="00E6368F" w:rsidRPr="00FE4139" w14:paraId="243E8744" w14:textId="77777777" w:rsidTr="00556005">
        <w:trPr>
          <w:trHeight w:val="803"/>
          <w:trPrChange w:id="309" w:author="Pui-Ki Emmanuelle Ta" w:date="2026-01-26T09:10:00Z">
            <w:trPr>
              <w:trHeight w:val="2098"/>
            </w:trPr>
          </w:trPrChange>
        </w:trPr>
        <w:tc>
          <w:tcPr>
            <w:tcW w:w="1530" w:type="dxa"/>
            <w:vMerge w:val="restart"/>
            <w:shd w:val="clear" w:color="auto" w:fill="DEEAF6" w:themeFill="accent1" w:themeFillTint="33"/>
            <w:vAlign w:val="center"/>
            <w:tcPrChange w:id="310" w:author="Pui-Ki Emmanuelle Ta" w:date="2026-01-26T09:10:00Z">
              <w:tcPr>
                <w:tcW w:w="1413" w:type="dxa"/>
                <w:vMerge w:val="restart"/>
                <w:shd w:val="clear" w:color="auto" w:fill="DEEAF6" w:themeFill="accent1" w:themeFillTint="33"/>
                <w:vAlign w:val="center"/>
              </w:tcPr>
            </w:tcPrChange>
          </w:tcPr>
          <w:p w14:paraId="6D929FF4" w14:textId="071C92F1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11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  <w:del w:id="312" w:author="Pui-Ki Emmanuelle Ta" w:date="2026-01-26T08:43:00Z">
              <w:r w:rsidRPr="00340357" w:rsidDel="00E6368F">
                <w:rPr>
                  <w:rFonts w:ascii="Cambria" w:hAnsi="Cambria" w:cs="Arial"/>
                  <w:sz w:val="22"/>
                  <w:highlight w:val="yellow"/>
                  <w:u w:val="single"/>
                  <w:rPrChange w:id="313" w:author="Pui-Ki Emmanuelle Ta" w:date="2026-01-26T08:59:00Z">
                    <w:rPr>
                      <w:rFonts w:ascii="Cambria" w:hAnsi="Cambria" w:cs="Arial"/>
                      <w:highlight w:val="yellow"/>
                      <w:u w:val="single"/>
                    </w:rPr>
                  </w:rPrChange>
                </w:rPr>
                <w:delText>International</w:delText>
              </w:r>
              <w:r w:rsidRPr="00340357" w:rsidDel="00E6368F">
                <w:rPr>
                  <w:rFonts w:ascii="Cambria" w:hAnsi="Cambria" w:cs="Arial"/>
                  <w:sz w:val="22"/>
                  <w:u w:val="single"/>
                  <w:rPrChange w:id="314" w:author="Pui-Ki Emmanuelle Ta" w:date="2026-01-26T08:59:00Z">
                    <w:rPr>
                      <w:rFonts w:ascii="Cambria" w:hAnsi="Cambria" w:cs="Arial"/>
                      <w:u w:val="single"/>
                    </w:rPr>
                  </w:rPrChange>
                </w:rPr>
                <w:delText xml:space="preserve"> </w:delText>
              </w:r>
            </w:del>
            <w:del w:id="315" w:author="Pui-Ki Emmanuelle Ta" w:date="2026-01-26T08:45:00Z">
              <w:r w:rsidRPr="00340357" w:rsidDel="00E6368F">
                <w:rPr>
                  <w:rFonts w:ascii="Cambria" w:hAnsi="Cambria" w:cs="Arial"/>
                  <w:sz w:val="22"/>
                  <w:rPrChange w:id="316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delText>Ad Hoc</w:delText>
              </w:r>
            </w:del>
            <w:ins w:id="317" w:author="Pui-Ki Emmanuelle Ta" w:date="2026-01-26T08:45:00Z">
              <w:r w:rsidRPr="00340357">
                <w:rPr>
                  <w:rFonts w:ascii="Cambria" w:hAnsi="Cambria" w:cs="Arial"/>
                  <w:sz w:val="22"/>
                  <w:rPrChange w:id="318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t>Domestic</w:t>
              </w:r>
            </w:ins>
            <w:r w:rsidRPr="00340357">
              <w:rPr>
                <w:rFonts w:ascii="Cambria" w:hAnsi="Cambria" w:cs="Arial"/>
                <w:sz w:val="22"/>
                <w:rPrChange w:id="319" w:author="Pui-Ki Emmanuelle Ta" w:date="2026-01-26T08:59:00Z">
                  <w:rPr>
                    <w:rFonts w:ascii="Cambria" w:hAnsi="Cambria" w:cs="Arial"/>
                  </w:rPr>
                </w:rPrChange>
              </w:rPr>
              <w:t xml:space="preserve"> Arbitration</w:t>
            </w:r>
          </w:p>
        </w:tc>
        <w:tc>
          <w:tcPr>
            <w:tcW w:w="1530" w:type="dxa"/>
            <w:vAlign w:val="center"/>
            <w:tcPrChange w:id="320" w:author="Pui-Ki Emmanuelle Ta" w:date="2026-01-26T09:10:00Z">
              <w:tcPr>
                <w:tcW w:w="1276" w:type="dxa"/>
                <w:vAlign w:val="center"/>
              </w:tcPr>
            </w:tcPrChange>
          </w:tcPr>
          <w:p w14:paraId="2D0F5844" w14:textId="4BA893FE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21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  <w:ins w:id="322" w:author="Pui-Ki Emmanuelle Ta" w:date="2026-01-26T08:45:00Z">
              <w:r w:rsidRPr="00340357">
                <w:rPr>
                  <w:rFonts w:ascii="Cambria" w:hAnsi="Cambria" w:cs="Arial"/>
                  <w:sz w:val="22"/>
                  <w:rPrChange w:id="323" w:author="Pui-Ki Emmanuelle Ta" w:date="2026-01-26T08:59:00Z">
                    <w:rPr>
                      <w:rFonts w:ascii="Cambria" w:hAnsi="Cambria" w:cs="Arial"/>
                    </w:rPr>
                  </w:rPrChange>
                </w:rPr>
                <w:t xml:space="preserve">KCAB </w:t>
              </w:r>
            </w:ins>
          </w:p>
        </w:tc>
        <w:tc>
          <w:tcPr>
            <w:tcW w:w="1080" w:type="dxa"/>
            <w:vAlign w:val="center"/>
            <w:tcPrChange w:id="324" w:author="Pui-Ki Emmanuelle Ta" w:date="2026-01-26T09:10:00Z">
              <w:tcPr>
                <w:tcW w:w="1275" w:type="dxa"/>
                <w:vAlign w:val="center"/>
              </w:tcPr>
            </w:tcPrChange>
          </w:tcPr>
          <w:p w14:paraId="40B9EFA9" w14:textId="77777777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25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170" w:type="dxa"/>
            <w:vAlign w:val="center"/>
            <w:tcPrChange w:id="326" w:author="Pui-Ki Emmanuelle Ta" w:date="2026-01-26T09:10:00Z">
              <w:tcPr>
                <w:tcW w:w="1324" w:type="dxa"/>
                <w:vAlign w:val="center"/>
              </w:tcPr>
            </w:tcPrChange>
          </w:tcPr>
          <w:p w14:paraId="382C00C2" w14:textId="77777777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27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530" w:type="dxa"/>
            <w:vAlign w:val="center"/>
            <w:tcPrChange w:id="328" w:author="Pui-Ki Emmanuelle Ta" w:date="2026-01-26T09:10:00Z">
              <w:tcPr>
                <w:tcW w:w="1401" w:type="dxa"/>
                <w:vAlign w:val="center"/>
              </w:tcPr>
            </w:tcPrChange>
          </w:tcPr>
          <w:p w14:paraId="0B25EE91" w14:textId="77777777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29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251" w:type="dxa"/>
            <w:vAlign w:val="center"/>
            <w:tcPrChange w:id="330" w:author="Pui-Ki Emmanuelle Ta" w:date="2026-01-26T09:10:00Z">
              <w:tcPr>
                <w:tcW w:w="1402" w:type="dxa"/>
                <w:vAlign w:val="center"/>
              </w:tcPr>
            </w:tcPrChange>
          </w:tcPr>
          <w:p w14:paraId="493DED38" w14:textId="77777777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31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  <w:tc>
          <w:tcPr>
            <w:tcW w:w="1402" w:type="dxa"/>
            <w:vAlign w:val="center"/>
            <w:tcPrChange w:id="332" w:author="Pui-Ki Emmanuelle Ta" w:date="2026-01-26T09:10:00Z">
              <w:tcPr>
                <w:tcW w:w="1402" w:type="dxa"/>
                <w:vAlign w:val="center"/>
              </w:tcPr>
            </w:tcPrChange>
          </w:tcPr>
          <w:p w14:paraId="67C24E30" w14:textId="77777777" w:rsidR="00E6368F" w:rsidRPr="00340357" w:rsidRDefault="00E6368F" w:rsidP="007E4FCB">
            <w:pPr>
              <w:jc w:val="center"/>
              <w:rPr>
                <w:rFonts w:ascii="Cambria" w:hAnsi="Cambria" w:cs="Arial"/>
                <w:sz w:val="22"/>
                <w:rPrChange w:id="333" w:author="Pui-Ki Emmanuelle Ta" w:date="2026-01-26T08:59:00Z">
                  <w:rPr>
                    <w:rFonts w:ascii="Cambria" w:hAnsi="Cambria" w:cs="Arial"/>
                  </w:rPr>
                </w:rPrChange>
              </w:rPr>
            </w:pPr>
          </w:p>
        </w:tc>
      </w:tr>
      <w:tr w:rsidR="00E6368F" w:rsidRPr="00FE4139" w14:paraId="2C30BEAC" w14:textId="77777777" w:rsidTr="00556005">
        <w:trPr>
          <w:trHeight w:val="803"/>
          <w:ins w:id="334" w:author="Pui-Ki Emmanuelle Ta" w:date="2026-01-26T08:42:00Z"/>
          <w:trPrChange w:id="335" w:author="Pui-Ki Emmanuelle Ta" w:date="2026-01-26T09:10:00Z">
            <w:trPr>
              <w:trHeight w:val="2098"/>
            </w:trPr>
          </w:trPrChange>
        </w:trPr>
        <w:tc>
          <w:tcPr>
            <w:tcW w:w="1530" w:type="dxa"/>
            <w:vMerge/>
            <w:shd w:val="clear" w:color="auto" w:fill="DEEAF6" w:themeFill="accent1" w:themeFillTint="33"/>
            <w:vAlign w:val="center"/>
            <w:tcPrChange w:id="336" w:author="Pui-Ki Emmanuelle Ta" w:date="2026-01-26T09:10:00Z">
              <w:tcPr>
                <w:tcW w:w="1413" w:type="dxa"/>
                <w:vMerge/>
                <w:shd w:val="clear" w:color="auto" w:fill="DEEAF6" w:themeFill="accent1" w:themeFillTint="33"/>
                <w:vAlign w:val="center"/>
              </w:tcPr>
            </w:tcPrChange>
          </w:tcPr>
          <w:p w14:paraId="06BC79E1" w14:textId="77777777" w:rsidR="00E6368F" w:rsidRPr="00340357" w:rsidRDefault="00E6368F" w:rsidP="007E4FCB">
            <w:pPr>
              <w:jc w:val="center"/>
              <w:rPr>
                <w:ins w:id="337" w:author="Pui-Ki Emmanuelle Ta" w:date="2026-01-26T08:42:00Z"/>
                <w:rFonts w:ascii="Cambria" w:hAnsi="Cambria" w:cs="Arial"/>
                <w:sz w:val="22"/>
                <w:highlight w:val="yellow"/>
                <w:u w:val="single"/>
                <w:rPrChange w:id="338" w:author="Pui-Ki Emmanuelle Ta" w:date="2026-01-26T08:59:00Z">
                  <w:rPr>
                    <w:ins w:id="339" w:author="Pui-Ki Emmanuelle Ta" w:date="2026-01-26T08:42:00Z"/>
                    <w:rFonts w:ascii="Cambria" w:hAnsi="Cambria" w:cs="Arial"/>
                    <w:highlight w:val="yellow"/>
                    <w:u w:val="single"/>
                  </w:rPr>
                </w:rPrChange>
              </w:rPr>
            </w:pPr>
          </w:p>
        </w:tc>
        <w:tc>
          <w:tcPr>
            <w:tcW w:w="1530" w:type="dxa"/>
            <w:vAlign w:val="center"/>
            <w:tcPrChange w:id="340" w:author="Pui-Ki Emmanuelle Ta" w:date="2026-01-26T09:10:00Z">
              <w:tcPr>
                <w:tcW w:w="1276" w:type="dxa"/>
                <w:vAlign w:val="center"/>
              </w:tcPr>
            </w:tcPrChange>
          </w:tcPr>
          <w:p w14:paraId="0840BC71" w14:textId="77777777" w:rsidR="00E6368F" w:rsidRPr="00340357" w:rsidRDefault="00E6368F" w:rsidP="00E6368F">
            <w:pPr>
              <w:jc w:val="center"/>
              <w:rPr>
                <w:ins w:id="341" w:author="Pui-Ki Emmanuelle Ta" w:date="2026-01-26T08:51:00Z"/>
                <w:rFonts w:ascii="Cambria" w:hAnsi="Cambria" w:cs="Arial"/>
                <w:sz w:val="22"/>
                <w:rPrChange w:id="342" w:author="Pui-Ki Emmanuelle Ta" w:date="2026-01-26T08:59:00Z">
                  <w:rPr>
                    <w:ins w:id="343" w:author="Pui-Ki Emmanuelle Ta" w:date="2026-01-26T08:51:00Z"/>
                    <w:rFonts w:ascii="Cambria" w:hAnsi="Cambria" w:cs="Arial"/>
                    <w:i/>
                  </w:rPr>
                </w:rPrChange>
              </w:rPr>
            </w:pPr>
            <w:ins w:id="344" w:author="Pui-Ki Emmanuelle Ta" w:date="2026-01-26T08:51:00Z">
              <w:r w:rsidRPr="00340357">
                <w:rPr>
                  <w:rFonts w:ascii="Cambria" w:hAnsi="Cambria" w:cs="Arial"/>
                  <w:sz w:val="22"/>
                  <w:rPrChange w:id="345" w:author="Pui-Ki Emmanuelle Ta" w:date="2026-01-26T08:59:00Z">
                    <w:rPr>
                      <w:rFonts w:ascii="Cambria" w:hAnsi="Cambria" w:cs="Arial"/>
                      <w:i/>
                    </w:rPr>
                  </w:rPrChange>
                </w:rPr>
                <w:t>Other institutions / Ad hoc</w:t>
              </w:r>
              <w:r w:rsidRPr="00340357">
                <w:rPr>
                  <w:rStyle w:val="FootnoteReference"/>
                  <w:rFonts w:ascii="Cambria" w:hAnsi="Cambria" w:cs="Arial"/>
                  <w:sz w:val="22"/>
                  <w:rPrChange w:id="346" w:author="Pui-Ki Emmanuelle Ta" w:date="2026-01-26T08:59:00Z">
                    <w:rPr>
                      <w:rStyle w:val="FootnoteReference"/>
                      <w:rFonts w:ascii="Cambria" w:hAnsi="Cambria" w:cs="Arial"/>
                      <w:i/>
                    </w:rPr>
                  </w:rPrChange>
                </w:rPr>
                <w:footnoteReference w:id="5"/>
              </w:r>
            </w:ins>
          </w:p>
          <w:p w14:paraId="079C7041" w14:textId="74A20FB0" w:rsidR="00E6368F" w:rsidRPr="00340357" w:rsidRDefault="00E6368F" w:rsidP="007E4FCB">
            <w:pPr>
              <w:jc w:val="center"/>
              <w:rPr>
                <w:ins w:id="355" w:author="Pui-Ki Emmanuelle Ta" w:date="2026-01-26T08:42:00Z"/>
                <w:rFonts w:ascii="Cambria" w:hAnsi="Cambria" w:cs="Arial"/>
                <w:sz w:val="22"/>
                <w:rPrChange w:id="356" w:author="Pui-Ki Emmanuelle Ta" w:date="2026-01-26T08:59:00Z">
                  <w:rPr>
                    <w:ins w:id="357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  <w:tc>
          <w:tcPr>
            <w:tcW w:w="1080" w:type="dxa"/>
            <w:vAlign w:val="center"/>
            <w:tcPrChange w:id="358" w:author="Pui-Ki Emmanuelle Ta" w:date="2026-01-26T09:10:00Z">
              <w:tcPr>
                <w:tcW w:w="1275" w:type="dxa"/>
                <w:vAlign w:val="center"/>
              </w:tcPr>
            </w:tcPrChange>
          </w:tcPr>
          <w:p w14:paraId="178B13FB" w14:textId="77777777" w:rsidR="00E6368F" w:rsidRPr="00340357" w:rsidRDefault="00E6368F" w:rsidP="007E4FCB">
            <w:pPr>
              <w:jc w:val="center"/>
              <w:rPr>
                <w:ins w:id="359" w:author="Pui-Ki Emmanuelle Ta" w:date="2026-01-26T08:42:00Z"/>
                <w:rFonts w:ascii="Cambria" w:hAnsi="Cambria" w:cs="Arial"/>
                <w:sz w:val="22"/>
                <w:rPrChange w:id="360" w:author="Pui-Ki Emmanuelle Ta" w:date="2026-01-26T08:59:00Z">
                  <w:rPr>
                    <w:ins w:id="361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  <w:tc>
          <w:tcPr>
            <w:tcW w:w="1170" w:type="dxa"/>
            <w:vAlign w:val="center"/>
            <w:tcPrChange w:id="362" w:author="Pui-Ki Emmanuelle Ta" w:date="2026-01-26T09:10:00Z">
              <w:tcPr>
                <w:tcW w:w="1324" w:type="dxa"/>
                <w:vAlign w:val="center"/>
              </w:tcPr>
            </w:tcPrChange>
          </w:tcPr>
          <w:p w14:paraId="4D8A37A9" w14:textId="77777777" w:rsidR="00E6368F" w:rsidRPr="00340357" w:rsidRDefault="00E6368F" w:rsidP="007E4FCB">
            <w:pPr>
              <w:jc w:val="center"/>
              <w:rPr>
                <w:ins w:id="363" w:author="Pui-Ki Emmanuelle Ta" w:date="2026-01-26T08:42:00Z"/>
                <w:rFonts w:ascii="Cambria" w:hAnsi="Cambria" w:cs="Arial"/>
                <w:sz w:val="22"/>
                <w:rPrChange w:id="364" w:author="Pui-Ki Emmanuelle Ta" w:date="2026-01-26T08:59:00Z">
                  <w:rPr>
                    <w:ins w:id="365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  <w:tc>
          <w:tcPr>
            <w:tcW w:w="1530" w:type="dxa"/>
            <w:vAlign w:val="center"/>
            <w:tcPrChange w:id="366" w:author="Pui-Ki Emmanuelle Ta" w:date="2026-01-26T09:10:00Z">
              <w:tcPr>
                <w:tcW w:w="1401" w:type="dxa"/>
                <w:vAlign w:val="center"/>
              </w:tcPr>
            </w:tcPrChange>
          </w:tcPr>
          <w:p w14:paraId="4A862011" w14:textId="77777777" w:rsidR="00E6368F" w:rsidRPr="00340357" w:rsidRDefault="00E6368F" w:rsidP="007E4FCB">
            <w:pPr>
              <w:jc w:val="center"/>
              <w:rPr>
                <w:ins w:id="367" w:author="Pui-Ki Emmanuelle Ta" w:date="2026-01-26T08:42:00Z"/>
                <w:rFonts w:ascii="Cambria" w:hAnsi="Cambria" w:cs="Arial"/>
                <w:sz w:val="22"/>
                <w:rPrChange w:id="368" w:author="Pui-Ki Emmanuelle Ta" w:date="2026-01-26T08:59:00Z">
                  <w:rPr>
                    <w:ins w:id="369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  <w:tc>
          <w:tcPr>
            <w:tcW w:w="1251" w:type="dxa"/>
            <w:vAlign w:val="center"/>
            <w:tcPrChange w:id="370" w:author="Pui-Ki Emmanuelle Ta" w:date="2026-01-26T09:10:00Z">
              <w:tcPr>
                <w:tcW w:w="1402" w:type="dxa"/>
                <w:vAlign w:val="center"/>
              </w:tcPr>
            </w:tcPrChange>
          </w:tcPr>
          <w:p w14:paraId="16890591" w14:textId="77777777" w:rsidR="00E6368F" w:rsidRPr="00340357" w:rsidRDefault="00E6368F" w:rsidP="007E4FCB">
            <w:pPr>
              <w:jc w:val="center"/>
              <w:rPr>
                <w:ins w:id="371" w:author="Pui-Ki Emmanuelle Ta" w:date="2026-01-26T08:42:00Z"/>
                <w:rFonts w:ascii="Cambria" w:hAnsi="Cambria" w:cs="Arial"/>
                <w:sz w:val="22"/>
                <w:rPrChange w:id="372" w:author="Pui-Ki Emmanuelle Ta" w:date="2026-01-26T08:59:00Z">
                  <w:rPr>
                    <w:ins w:id="373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  <w:tc>
          <w:tcPr>
            <w:tcW w:w="1402" w:type="dxa"/>
            <w:vAlign w:val="center"/>
            <w:tcPrChange w:id="374" w:author="Pui-Ki Emmanuelle Ta" w:date="2026-01-26T09:10:00Z">
              <w:tcPr>
                <w:tcW w:w="1402" w:type="dxa"/>
                <w:vAlign w:val="center"/>
              </w:tcPr>
            </w:tcPrChange>
          </w:tcPr>
          <w:p w14:paraId="21A759E7" w14:textId="77777777" w:rsidR="00E6368F" w:rsidRPr="00340357" w:rsidRDefault="00E6368F" w:rsidP="007E4FCB">
            <w:pPr>
              <w:jc w:val="center"/>
              <w:rPr>
                <w:ins w:id="375" w:author="Pui-Ki Emmanuelle Ta" w:date="2026-01-26T08:42:00Z"/>
                <w:rFonts w:ascii="Cambria" w:hAnsi="Cambria" w:cs="Arial"/>
                <w:sz w:val="22"/>
                <w:rPrChange w:id="376" w:author="Pui-Ki Emmanuelle Ta" w:date="2026-01-26T08:59:00Z">
                  <w:rPr>
                    <w:ins w:id="377" w:author="Pui-Ki Emmanuelle Ta" w:date="2026-01-26T08:42:00Z"/>
                    <w:rFonts w:ascii="Cambria" w:hAnsi="Cambria" w:cs="Arial"/>
                  </w:rPr>
                </w:rPrChange>
              </w:rPr>
            </w:pPr>
          </w:p>
        </w:tc>
      </w:tr>
      <w:tr w:rsidR="00DD4BBF" w:rsidRPr="00FE4139" w:rsidDel="00E6368F" w14:paraId="0603F594" w14:textId="5028FDF0" w:rsidTr="00556005">
        <w:trPr>
          <w:trHeight w:val="3357"/>
          <w:del w:id="378" w:author="Pui-Ki Emmanuelle Ta" w:date="2026-01-26T08:50:00Z"/>
          <w:trPrChange w:id="379" w:author="Pui-Ki Emmanuelle Ta" w:date="2026-01-26T09:10:00Z">
            <w:trPr>
              <w:trHeight w:val="3357"/>
            </w:trPr>
          </w:trPrChange>
        </w:trPr>
        <w:tc>
          <w:tcPr>
            <w:tcW w:w="1530" w:type="dxa"/>
            <w:shd w:val="clear" w:color="auto" w:fill="DEEAF6" w:themeFill="accent1" w:themeFillTint="33"/>
            <w:vAlign w:val="center"/>
            <w:tcPrChange w:id="380" w:author="Pui-Ki Emmanuelle Ta" w:date="2026-01-26T09:10:00Z">
              <w:tcPr>
                <w:tcW w:w="1413" w:type="dxa"/>
                <w:shd w:val="clear" w:color="auto" w:fill="DEEAF6" w:themeFill="accent1" w:themeFillTint="33"/>
                <w:vAlign w:val="center"/>
              </w:tcPr>
            </w:tcPrChange>
          </w:tcPr>
          <w:p w14:paraId="0DD810E6" w14:textId="289BDE5C" w:rsidR="00DD4BBF" w:rsidRPr="00FE4139" w:rsidDel="00E6368F" w:rsidRDefault="00DD4BBF" w:rsidP="007E4FCB">
            <w:pPr>
              <w:jc w:val="center"/>
              <w:rPr>
                <w:del w:id="381" w:author="Pui-Ki Emmanuelle Ta" w:date="2026-01-26T08:50:00Z"/>
                <w:rFonts w:ascii="Cambria" w:hAnsi="Cambria" w:cs="Arial"/>
              </w:rPr>
            </w:pPr>
            <w:del w:id="382" w:author="Pui-Ki Emmanuelle Ta" w:date="2026-01-26T08:50:00Z">
              <w:r w:rsidRPr="007E4FCB" w:rsidDel="00E6368F">
                <w:rPr>
                  <w:rFonts w:ascii="Cambria" w:hAnsi="Cambria" w:cs="Arial"/>
                  <w:highlight w:val="yellow"/>
                  <w:u w:val="single"/>
                </w:rPr>
                <w:delText>Domestic</w:delText>
              </w:r>
            </w:del>
            <w:del w:id="383" w:author="Pui-Ki Emmanuelle Ta" w:date="2026-01-26T08:46:00Z">
              <w:r w:rsidRPr="00FE4139" w:rsidDel="00E6368F">
                <w:rPr>
                  <w:rFonts w:ascii="Cambria" w:hAnsi="Cambria" w:cs="Arial"/>
                  <w:u w:val="single"/>
                </w:rPr>
                <w:delText xml:space="preserve"> </w:delText>
              </w:r>
            </w:del>
            <w:del w:id="384" w:author="Pui-Ki Emmanuelle Ta" w:date="2026-01-26T08:50:00Z">
              <w:r w:rsidRPr="00FE4139" w:rsidDel="00E6368F">
                <w:rPr>
                  <w:rFonts w:ascii="Cambria" w:hAnsi="Cambria" w:cs="Arial"/>
                </w:rPr>
                <w:delText>Arbitration</w:delText>
              </w:r>
            </w:del>
          </w:p>
        </w:tc>
        <w:tc>
          <w:tcPr>
            <w:tcW w:w="1530" w:type="dxa"/>
            <w:vAlign w:val="center"/>
            <w:tcPrChange w:id="385" w:author="Pui-Ki Emmanuelle Ta" w:date="2026-01-26T09:10:00Z">
              <w:tcPr>
                <w:tcW w:w="1276" w:type="dxa"/>
                <w:vAlign w:val="center"/>
              </w:tcPr>
            </w:tcPrChange>
          </w:tcPr>
          <w:p w14:paraId="350D0F30" w14:textId="7EAE44B0" w:rsidR="00DD4BBF" w:rsidRPr="00FE4139" w:rsidDel="00E6368F" w:rsidRDefault="00DD4BBF" w:rsidP="007E4FCB">
            <w:pPr>
              <w:jc w:val="center"/>
              <w:rPr>
                <w:del w:id="386" w:author="Pui-Ki Emmanuelle Ta" w:date="2026-01-26T08:50:00Z"/>
                <w:rFonts w:ascii="Cambria" w:hAnsi="Cambria" w:cs="Arial"/>
              </w:rPr>
            </w:pPr>
          </w:p>
        </w:tc>
        <w:tc>
          <w:tcPr>
            <w:tcW w:w="1080" w:type="dxa"/>
            <w:vAlign w:val="center"/>
            <w:tcPrChange w:id="387" w:author="Pui-Ki Emmanuelle Ta" w:date="2026-01-26T09:10:00Z">
              <w:tcPr>
                <w:tcW w:w="1275" w:type="dxa"/>
                <w:vAlign w:val="center"/>
              </w:tcPr>
            </w:tcPrChange>
          </w:tcPr>
          <w:p w14:paraId="510C70CA" w14:textId="7E8E08E6" w:rsidR="00DD4BBF" w:rsidRPr="00FE4139" w:rsidDel="00E6368F" w:rsidRDefault="00DD4BBF" w:rsidP="007E4FCB">
            <w:pPr>
              <w:jc w:val="center"/>
              <w:rPr>
                <w:del w:id="388" w:author="Pui-Ki Emmanuelle Ta" w:date="2026-01-26T08:50:00Z"/>
                <w:rFonts w:ascii="Cambria" w:hAnsi="Cambria" w:cs="Arial"/>
              </w:rPr>
            </w:pPr>
          </w:p>
        </w:tc>
        <w:tc>
          <w:tcPr>
            <w:tcW w:w="1170" w:type="dxa"/>
            <w:vAlign w:val="center"/>
            <w:tcPrChange w:id="389" w:author="Pui-Ki Emmanuelle Ta" w:date="2026-01-26T09:10:00Z">
              <w:tcPr>
                <w:tcW w:w="1324" w:type="dxa"/>
                <w:vAlign w:val="center"/>
              </w:tcPr>
            </w:tcPrChange>
          </w:tcPr>
          <w:p w14:paraId="654FD2BE" w14:textId="29F84E3A" w:rsidR="00DD4BBF" w:rsidRPr="00FE4139" w:rsidDel="00E6368F" w:rsidRDefault="00DD4BBF" w:rsidP="007E4FCB">
            <w:pPr>
              <w:jc w:val="center"/>
              <w:rPr>
                <w:del w:id="390" w:author="Pui-Ki Emmanuelle Ta" w:date="2026-01-26T08:50:00Z"/>
                <w:rFonts w:ascii="Cambria" w:hAnsi="Cambria" w:cs="Arial"/>
              </w:rPr>
            </w:pPr>
          </w:p>
        </w:tc>
        <w:tc>
          <w:tcPr>
            <w:tcW w:w="1530" w:type="dxa"/>
            <w:vAlign w:val="center"/>
            <w:tcPrChange w:id="391" w:author="Pui-Ki Emmanuelle Ta" w:date="2026-01-26T09:10:00Z">
              <w:tcPr>
                <w:tcW w:w="1401" w:type="dxa"/>
                <w:vAlign w:val="center"/>
              </w:tcPr>
            </w:tcPrChange>
          </w:tcPr>
          <w:p w14:paraId="4254A94D" w14:textId="35DDC57D" w:rsidR="00DD4BBF" w:rsidRPr="00FE4139" w:rsidDel="00E6368F" w:rsidRDefault="00DD4BBF" w:rsidP="007E4FCB">
            <w:pPr>
              <w:jc w:val="center"/>
              <w:rPr>
                <w:del w:id="392" w:author="Pui-Ki Emmanuelle Ta" w:date="2026-01-26T08:50:00Z"/>
                <w:rFonts w:ascii="Cambria" w:hAnsi="Cambria" w:cs="Arial"/>
              </w:rPr>
            </w:pPr>
          </w:p>
        </w:tc>
        <w:tc>
          <w:tcPr>
            <w:tcW w:w="1251" w:type="dxa"/>
            <w:vAlign w:val="center"/>
            <w:tcPrChange w:id="393" w:author="Pui-Ki Emmanuelle Ta" w:date="2026-01-26T09:10:00Z">
              <w:tcPr>
                <w:tcW w:w="1402" w:type="dxa"/>
                <w:vAlign w:val="center"/>
              </w:tcPr>
            </w:tcPrChange>
          </w:tcPr>
          <w:p w14:paraId="44EFC67D" w14:textId="17EE0BA7" w:rsidR="00DD4BBF" w:rsidRPr="00FE4139" w:rsidDel="00E6368F" w:rsidRDefault="00DD4BBF" w:rsidP="007E4FCB">
            <w:pPr>
              <w:jc w:val="center"/>
              <w:rPr>
                <w:del w:id="394" w:author="Pui-Ki Emmanuelle Ta" w:date="2026-01-26T08:50:00Z"/>
                <w:rFonts w:ascii="Cambria" w:hAnsi="Cambria" w:cs="Arial"/>
              </w:rPr>
            </w:pPr>
          </w:p>
        </w:tc>
        <w:tc>
          <w:tcPr>
            <w:tcW w:w="1402" w:type="dxa"/>
            <w:vAlign w:val="center"/>
            <w:tcPrChange w:id="395" w:author="Pui-Ki Emmanuelle Ta" w:date="2026-01-26T09:10:00Z">
              <w:tcPr>
                <w:tcW w:w="1402" w:type="dxa"/>
                <w:vAlign w:val="center"/>
              </w:tcPr>
            </w:tcPrChange>
          </w:tcPr>
          <w:p w14:paraId="3D9E893E" w14:textId="2241C4D6" w:rsidR="00DD4BBF" w:rsidRPr="00FE4139" w:rsidDel="00E6368F" w:rsidRDefault="00DD4BBF" w:rsidP="007E4FCB">
            <w:pPr>
              <w:jc w:val="center"/>
              <w:rPr>
                <w:del w:id="396" w:author="Pui-Ki Emmanuelle Ta" w:date="2026-01-26T08:50:00Z"/>
                <w:rFonts w:ascii="Cambria" w:hAnsi="Cambria" w:cs="Arial"/>
              </w:rPr>
            </w:pPr>
          </w:p>
        </w:tc>
      </w:tr>
    </w:tbl>
    <w:p w14:paraId="60F0F160" w14:textId="77777777" w:rsidR="007E4FCB" w:rsidRPr="00FE4139" w:rsidRDefault="007E4FCB" w:rsidP="00DD4BBF">
      <w:pPr>
        <w:rPr>
          <w:rFonts w:ascii="Cambria" w:hAnsi="Cambria" w:cs="Arial"/>
          <w:sz w:val="22"/>
        </w:rPr>
      </w:pPr>
    </w:p>
    <w:p w14:paraId="1668DC13" w14:textId="77777777" w:rsidR="00DD4BBF" w:rsidRPr="007E4FCB" w:rsidRDefault="007E4FCB" w:rsidP="00DD4BBF">
      <w:pPr>
        <w:rPr>
          <w:rFonts w:ascii="Cambria" w:hAnsi="Cambria" w:cs="Arial"/>
          <w:b/>
          <w:sz w:val="28"/>
          <w:u w:val="single"/>
        </w:rPr>
      </w:pPr>
      <w:r>
        <w:rPr>
          <w:rFonts w:ascii="Cambria" w:hAnsi="Cambria" w:cs="Arial"/>
          <w:b/>
          <w:sz w:val="28"/>
          <w:u w:val="single"/>
        </w:rPr>
        <w:t>PUBLICATIONS</w:t>
      </w:r>
    </w:p>
    <w:p w14:paraId="4FCF8378" w14:textId="77777777" w:rsidR="00DD4BBF" w:rsidRPr="00FE4139" w:rsidRDefault="00DD4BBF" w:rsidP="00DD4BBF">
      <w:pPr>
        <w:rPr>
          <w:rFonts w:ascii="Cambria" w:hAnsi="Cambria" w:cs="Arial"/>
          <w:sz w:val="22"/>
        </w:rPr>
      </w:pPr>
    </w:p>
    <w:p w14:paraId="66F35FC5" w14:textId="77777777" w:rsidR="00DD4BBF" w:rsidRPr="00FE4139" w:rsidRDefault="00DD4BBF" w:rsidP="00DD4BBF">
      <w:pPr>
        <w:rPr>
          <w:rFonts w:ascii="Cambria" w:hAnsi="Cambria" w:cs="Arial"/>
          <w:sz w:val="22"/>
        </w:rPr>
      </w:pPr>
    </w:p>
    <w:p w14:paraId="21ADE5DB" w14:textId="390D4498" w:rsidR="00DD4BBF" w:rsidRPr="00FE4139" w:rsidDel="003F0CF0" w:rsidRDefault="00DD4BBF" w:rsidP="00DD4BBF">
      <w:pPr>
        <w:rPr>
          <w:del w:id="397" w:author="Pui-Ki Emmanuelle Ta" w:date="2026-01-26T08:53:00Z"/>
          <w:rFonts w:ascii="Cambria" w:hAnsi="Cambria" w:cs="Arial"/>
          <w:sz w:val="22"/>
        </w:rPr>
      </w:pPr>
    </w:p>
    <w:p w14:paraId="2757BB82" w14:textId="4D0D49D1" w:rsidR="00DD4BBF" w:rsidRPr="00FE4139" w:rsidDel="003F0CF0" w:rsidRDefault="00DD4BBF" w:rsidP="00DD4BBF">
      <w:pPr>
        <w:rPr>
          <w:del w:id="398" w:author="Pui-Ki Emmanuelle Ta" w:date="2026-01-26T08:53:00Z"/>
          <w:rFonts w:ascii="Cambria" w:hAnsi="Cambria" w:cs="Arial"/>
          <w:sz w:val="22"/>
        </w:rPr>
      </w:pPr>
    </w:p>
    <w:p w14:paraId="6BC11F80" w14:textId="11D5C586" w:rsidR="00DD4BBF" w:rsidRPr="00FE4139" w:rsidDel="003F0CF0" w:rsidRDefault="00DD4BBF" w:rsidP="00DD4BBF">
      <w:pPr>
        <w:rPr>
          <w:del w:id="399" w:author="Pui-Ki Emmanuelle Ta" w:date="2026-01-26T08:53:00Z"/>
          <w:rFonts w:ascii="Cambria" w:hAnsi="Cambria" w:cs="Arial"/>
          <w:sz w:val="22"/>
        </w:rPr>
      </w:pPr>
    </w:p>
    <w:p w14:paraId="6AE250F5" w14:textId="51075D0D" w:rsidR="008B5EE5" w:rsidRPr="00FE4139" w:rsidDel="003F0CF0" w:rsidRDefault="008B5EE5" w:rsidP="00DD4BBF">
      <w:pPr>
        <w:rPr>
          <w:del w:id="400" w:author="Pui-Ki Emmanuelle Ta" w:date="2026-01-26T08:53:00Z"/>
          <w:rFonts w:ascii="Cambria" w:hAnsi="Cambria" w:cs="Arial"/>
          <w:sz w:val="22"/>
        </w:rPr>
      </w:pPr>
    </w:p>
    <w:p w14:paraId="0748B0BB" w14:textId="22899E7B" w:rsidR="008B5EE5" w:rsidRPr="00FE4139" w:rsidDel="003F0CF0" w:rsidRDefault="008B5EE5" w:rsidP="00DD4BBF">
      <w:pPr>
        <w:rPr>
          <w:del w:id="401" w:author="Pui-Ki Emmanuelle Ta" w:date="2026-01-26T08:53:00Z"/>
          <w:rFonts w:ascii="Cambria" w:hAnsi="Cambria" w:cs="Arial"/>
          <w:sz w:val="22"/>
        </w:rPr>
      </w:pPr>
    </w:p>
    <w:p w14:paraId="0AB0B4CD" w14:textId="14919799" w:rsidR="008B5EE5" w:rsidRPr="00FE4139" w:rsidDel="003F0CF0" w:rsidRDefault="008B5EE5" w:rsidP="00DD4BBF">
      <w:pPr>
        <w:rPr>
          <w:del w:id="402" w:author="Pui-Ki Emmanuelle Ta" w:date="2026-01-26T08:53:00Z"/>
          <w:rFonts w:ascii="Cambria" w:hAnsi="Cambria" w:cs="Arial"/>
          <w:sz w:val="22"/>
        </w:rPr>
      </w:pPr>
    </w:p>
    <w:p w14:paraId="3814DF29" w14:textId="307183ED" w:rsidR="00DD4BBF" w:rsidRPr="00FE4139" w:rsidDel="003F0CF0" w:rsidRDefault="00DD4BBF" w:rsidP="00DD4BBF">
      <w:pPr>
        <w:rPr>
          <w:del w:id="403" w:author="Pui-Ki Emmanuelle Ta" w:date="2026-01-26T08:53:00Z"/>
          <w:rFonts w:ascii="Cambria" w:hAnsi="Cambria" w:cs="Arial"/>
          <w:sz w:val="22"/>
        </w:rPr>
      </w:pPr>
    </w:p>
    <w:p w14:paraId="13C1F4B3" w14:textId="77777777" w:rsidR="00570F16" w:rsidRPr="00FE4139" w:rsidRDefault="00570F16" w:rsidP="00DD4BBF">
      <w:pPr>
        <w:rPr>
          <w:rFonts w:ascii="Cambria" w:hAnsi="Cambria" w:cs="Arial"/>
          <w:sz w:val="22"/>
        </w:rPr>
      </w:pPr>
    </w:p>
    <w:p w14:paraId="12D53179" w14:textId="77777777" w:rsidR="00570F16" w:rsidRPr="00FE4139" w:rsidRDefault="00570F16" w:rsidP="00DD4BBF">
      <w:pPr>
        <w:rPr>
          <w:rFonts w:ascii="Cambria" w:hAnsi="Cambria" w:cs="Arial"/>
          <w:sz w:val="22"/>
        </w:rPr>
      </w:pPr>
    </w:p>
    <w:p w14:paraId="17D7BC83" w14:textId="77777777" w:rsidR="00DD4BBF" w:rsidRPr="00FE4139" w:rsidRDefault="00DD4BBF" w:rsidP="00DD4BBF">
      <w:pPr>
        <w:rPr>
          <w:rFonts w:ascii="Cambria" w:hAnsi="Cambria" w:cs="Arial"/>
          <w:sz w:val="22"/>
        </w:rPr>
      </w:pPr>
    </w:p>
    <w:p w14:paraId="4A67A0FE" w14:textId="1E37F5FE" w:rsidR="007E4FCB" w:rsidRPr="008A024A" w:rsidRDefault="007E4FCB" w:rsidP="00DD4BBF">
      <w:pPr>
        <w:rPr>
          <w:rFonts w:ascii="Cambria" w:hAnsi="Cambria" w:cs="Arial"/>
          <w:b/>
          <w:sz w:val="28"/>
          <w:szCs w:val="28"/>
          <w:rPrChange w:id="404" w:author="Pui-Ki Emmanuelle Ta" w:date="2026-01-26T09:02:00Z">
            <w:rPr>
              <w:rFonts w:ascii="Cambria" w:hAnsi="Cambria" w:cs="Arial"/>
              <w:b/>
              <w:sz w:val="28"/>
              <w:szCs w:val="28"/>
              <w:u w:val="single"/>
            </w:rPr>
          </w:rPrChange>
        </w:rPr>
      </w:pPr>
      <w:r>
        <w:rPr>
          <w:rFonts w:ascii="Cambria" w:hAnsi="Cambria" w:cs="Arial"/>
          <w:b/>
          <w:sz w:val="28"/>
          <w:szCs w:val="28"/>
          <w:u w:val="single"/>
        </w:rPr>
        <w:t>MISCELLANEOUS</w:t>
      </w:r>
      <w:ins w:id="405" w:author="Pui-Ki Emmanuelle Ta" w:date="2026-01-26T09:01:00Z">
        <w:r w:rsidR="008A024A" w:rsidRPr="008A024A">
          <w:rPr>
            <w:rStyle w:val="FootnoteReference"/>
            <w:rFonts w:ascii="Cambria" w:hAnsi="Cambria" w:cs="Arial"/>
            <w:b/>
            <w:sz w:val="28"/>
            <w:szCs w:val="28"/>
            <w:rPrChange w:id="406" w:author="Pui-Ki Emmanuelle Ta" w:date="2026-01-26T09:02:00Z">
              <w:rPr>
                <w:rStyle w:val="FootnoteReference"/>
                <w:rFonts w:ascii="Cambria" w:hAnsi="Cambria" w:cs="Arial"/>
                <w:b/>
                <w:sz w:val="28"/>
                <w:szCs w:val="28"/>
                <w:u w:val="single"/>
              </w:rPr>
            </w:rPrChange>
          </w:rPr>
          <w:footnoteReference w:id="6"/>
        </w:r>
      </w:ins>
    </w:p>
    <w:p w14:paraId="0497FAFB" w14:textId="5F513671" w:rsidR="00DD4BBF" w:rsidRPr="003F0CF0" w:rsidDel="008A024A" w:rsidRDefault="007E4FCB" w:rsidP="00DD4BBF">
      <w:pPr>
        <w:rPr>
          <w:del w:id="414" w:author="Pui-Ki Emmanuelle Ta" w:date="2026-01-26T09:01:00Z"/>
          <w:rFonts w:ascii="Cambria" w:hAnsi="Cambria" w:cs="Arial"/>
          <w:color w:val="002060"/>
          <w:sz w:val="22"/>
          <w:szCs w:val="28"/>
          <w:lang w:val="fr-FR"/>
          <w:rPrChange w:id="415" w:author="Pui-Ki Emmanuelle Ta" w:date="2026-01-26T08:53:00Z">
            <w:rPr>
              <w:del w:id="416" w:author="Pui-Ki Emmanuelle Ta" w:date="2026-01-26T09:01:00Z"/>
              <w:rFonts w:ascii="Cambria" w:hAnsi="Cambria" w:cs="Arial"/>
              <w:color w:val="FF0000"/>
              <w:sz w:val="22"/>
              <w:szCs w:val="28"/>
              <w:lang w:val="fr-FR"/>
            </w:rPr>
          </w:rPrChange>
        </w:rPr>
      </w:pPr>
      <w:del w:id="417" w:author="Pui-Ki Emmanuelle Ta" w:date="2026-01-26T09:01:00Z">
        <w:r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18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*</w:delText>
        </w:r>
        <w:r w:rsidR="00DD4BBF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19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 xml:space="preserve">Languages, </w:delText>
        </w:r>
        <w:r w:rsidR="00570F16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0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C</w:delText>
        </w:r>
        <w:r w:rsidR="00DD4BBF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1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 xml:space="preserve">ertificates, </w:delText>
        </w:r>
        <w:r w:rsidR="00570F16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2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A</w:delText>
        </w:r>
        <w:r w:rsidR="00DD4BBF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3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wards (</w:delText>
        </w:r>
        <w:r w:rsidR="00570F16"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4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R</w:delText>
        </w:r>
        <w:r w:rsidRPr="003F0CF0" w:rsidDel="008A024A">
          <w:rPr>
            <w:rFonts w:ascii="Cambria" w:hAnsi="Cambria" w:cs="Arial"/>
            <w:color w:val="002060"/>
            <w:sz w:val="22"/>
            <w:szCs w:val="28"/>
            <w:lang w:val="fr-FR"/>
            <w:rPrChange w:id="425" w:author="Pui-Ki Emmanuelle Ta" w:date="2026-01-26T08:53:00Z">
              <w:rPr>
                <w:rFonts w:ascii="Cambria" w:hAnsi="Cambria" w:cs="Arial"/>
                <w:color w:val="FF0000"/>
                <w:sz w:val="22"/>
                <w:szCs w:val="28"/>
                <w:lang w:val="fr-FR"/>
              </w:rPr>
            </w:rPrChange>
          </w:rPr>
          <w:delText>ecognition), etc.</w:delText>
        </w:r>
      </w:del>
    </w:p>
    <w:p w14:paraId="55842654" w14:textId="77777777" w:rsidR="00DD4BBF" w:rsidRPr="00E6368F" w:rsidRDefault="00DD4BBF" w:rsidP="00DD4BBF">
      <w:pPr>
        <w:rPr>
          <w:rFonts w:ascii="Cambria" w:hAnsi="Cambria" w:cs="Arial"/>
          <w:sz w:val="22"/>
          <w:lang w:val="fr-FR"/>
        </w:rPr>
      </w:pPr>
    </w:p>
    <w:p w14:paraId="49BF58BB" w14:textId="77777777" w:rsidR="00DD4BBF" w:rsidRPr="00E6368F" w:rsidRDefault="00DD4BBF" w:rsidP="00DD4BBF">
      <w:pPr>
        <w:rPr>
          <w:rFonts w:ascii="Cambria" w:hAnsi="Cambria" w:cs="Arial"/>
          <w:sz w:val="22"/>
          <w:lang w:val="fr-FR"/>
        </w:rPr>
      </w:pPr>
    </w:p>
    <w:p w14:paraId="4CBBCD35" w14:textId="77777777" w:rsidR="006D3434" w:rsidRPr="00E6368F" w:rsidRDefault="006D3434" w:rsidP="00DD4BBF">
      <w:pPr>
        <w:rPr>
          <w:rFonts w:ascii="Cambria" w:hAnsi="Cambria" w:cs="Arial"/>
          <w:sz w:val="22"/>
          <w:lang w:val="fr-FR"/>
        </w:rPr>
      </w:pPr>
    </w:p>
    <w:sectPr w:rsidR="006D3434" w:rsidRPr="00E6368F" w:rsidSect="00A01B0E">
      <w:headerReference w:type="default" r:id="rId8"/>
      <w:pgSz w:w="11906" w:h="16838"/>
      <w:pgMar w:top="1440" w:right="1080" w:bottom="1440" w:left="1080" w:header="28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94580" w14:textId="77777777" w:rsidR="002A51D4" w:rsidRDefault="002A51D4" w:rsidP="006D3434">
      <w:pPr>
        <w:spacing w:after="0" w:line="240" w:lineRule="auto"/>
      </w:pPr>
      <w:r>
        <w:separator/>
      </w:r>
    </w:p>
  </w:endnote>
  <w:endnote w:type="continuationSeparator" w:id="0">
    <w:p w14:paraId="5E4CBC7D" w14:textId="77777777" w:rsidR="002A51D4" w:rsidRDefault="002A51D4" w:rsidP="006D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Cond Med">
    <w:altName w:val="Arial"/>
    <w:charset w:val="00"/>
    <w:family w:val="swiss"/>
    <w:pitch w:val="variable"/>
    <w:sig w:usb0="E00002FF" w:usb1="4000001F" w:usb2="08000029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C4AD6" w14:textId="77777777" w:rsidR="002A51D4" w:rsidRDefault="002A51D4" w:rsidP="006D3434">
      <w:pPr>
        <w:spacing w:after="0" w:line="240" w:lineRule="auto"/>
      </w:pPr>
      <w:r>
        <w:separator/>
      </w:r>
    </w:p>
  </w:footnote>
  <w:footnote w:type="continuationSeparator" w:id="0">
    <w:p w14:paraId="6594F5E0" w14:textId="77777777" w:rsidR="002A51D4" w:rsidRDefault="002A51D4" w:rsidP="006D3434">
      <w:pPr>
        <w:spacing w:after="0" w:line="240" w:lineRule="auto"/>
      </w:pPr>
      <w:r>
        <w:continuationSeparator/>
      </w:r>
    </w:p>
  </w:footnote>
  <w:footnote w:id="1">
    <w:p w14:paraId="510AD4E0" w14:textId="3D81A8D9" w:rsidR="003F0CF0" w:rsidRPr="003F0CF0" w:rsidRDefault="003F0CF0">
      <w:pPr>
        <w:pStyle w:val="FootnoteText"/>
        <w:rPr>
          <w:rFonts w:ascii="Cambria" w:hAnsi="Cambria"/>
          <w:color w:val="002060"/>
          <w:sz w:val="18"/>
          <w:szCs w:val="18"/>
          <w:rPrChange w:id="60" w:author="Pui-Ki Emmanuelle Ta" w:date="2026-01-26T08:55:00Z">
            <w:rPr/>
          </w:rPrChange>
        </w:rPr>
      </w:pPr>
      <w:ins w:id="61" w:author="Pui-Ki Emmanuelle Ta" w:date="2026-01-26T08:54:00Z">
        <w:r w:rsidRPr="003F0CF0">
          <w:rPr>
            <w:rStyle w:val="FootnoteReference"/>
            <w:rFonts w:ascii="Cambria" w:hAnsi="Cambria"/>
            <w:color w:val="002060"/>
            <w:sz w:val="18"/>
            <w:szCs w:val="18"/>
            <w:rPrChange w:id="62" w:author="Pui-Ki Emmanuelle Ta" w:date="2026-01-26T08:55:00Z">
              <w:rPr>
                <w:rStyle w:val="FootnoteReference"/>
              </w:rPr>
            </w:rPrChange>
          </w:rPr>
          <w:footnoteRef/>
        </w:r>
        <w:r w:rsidRPr="003F0CF0">
          <w:rPr>
            <w:rFonts w:ascii="Cambria" w:hAnsi="Cambria"/>
            <w:color w:val="002060"/>
            <w:sz w:val="18"/>
            <w:szCs w:val="18"/>
            <w:rPrChange w:id="63" w:author="Pui-Ki Emmanuelle Ta" w:date="2026-01-26T08:55:00Z">
              <w:rPr/>
            </w:rPrChange>
          </w:rPr>
          <w:t xml:space="preserve">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64" w:author="Pui-Ki Emmanuelle Ta" w:date="2026-01-26T08:55:00Z">
              <w:rPr>
                <w:rFonts w:ascii="Cambria" w:hAnsi="Cambria" w:cs="Arial"/>
                <w:color w:val="FF0000"/>
                <w:sz w:val="22"/>
              </w:rPr>
            </w:rPrChange>
          </w:rPr>
          <w:t>Please note that only one nationality is shown on our website. If more than one, please state in the order of strongest connection.</w:t>
        </w:r>
      </w:ins>
    </w:p>
  </w:footnote>
  <w:footnote w:id="2">
    <w:p w14:paraId="1B5BD67F" w14:textId="227CCA32" w:rsidR="003F0CF0" w:rsidRPr="003F0CF0" w:rsidRDefault="003F0CF0" w:rsidP="003F0CF0">
      <w:pPr>
        <w:rPr>
          <w:ins w:id="80" w:author="Pui-Ki Emmanuelle Ta" w:date="2026-01-26T08:55:00Z"/>
          <w:rFonts w:ascii="Cambria" w:hAnsi="Cambria" w:cs="Arial"/>
          <w:color w:val="002060"/>
          <w:sz w:val="18"/>
          <w:szCs w:val="18"/>
          <w:rPrChange w:id="81" w:author="Pui-Ki Emmanuelle Ta" w:date="2026-01-26T08:55:00Z">
            <w:rPr>
              <w:ins w:id="82" w:author="Pui-Ki Emmanuelle Ta" w:date="2026-01-26T08:55:00Z"/>
              <w:rFonts w:ascii="Cambria" w:hAnsi="Cambria" w:cs="Arial"/>
              <w:color w:val="FF0000"/>
              <w:sz w:val="22"/>
            </w:rPr>
          </w:rPrChange>
        </w:rPr>
      </w:pPr>
      <w:ins w:id="83" w:author="Pui-Ki Emmanuelle Ta" w:date="2026-01-26T08:55:00Z">
        <w:r w:rsidRPr="003F0CF0">
          <w:rPr>
            <w:rStyle w:val="FootnoteReference"/>
            <w:rFonts w:ascii="Cambria" w:hAnsi="Cambria"/>
            <w:color w:val="002060"/>
            <w:sz w:val="18"/>
            <w:szCs w:val="18"/>
            <w:rPrChange w:id="84" w:author="Pui-Ki Emmanuelle Ta" w:date="2026-01-26T08:55:00Z">
              <w:rPr>
                <w:rStyle w:val="FootnoteReference"/>
              </w:rPr>
            </w:rPrChange>
          </w:rPr>
          <w:footnoteRef/>
        </w:r>
        <w:r w:rsidRPr="003F0CF0">
          <w:rPr>
            <w:rFonts w:ascii="Cambria" w:hAnsi="Cambria"/>
            <w:color w:val="002060"/>
            <w:sz w:val="18"/>
            <w:szCs w:val="18"/>
            <w:rPrChange w:id="85" w:author="Pui-Ki Emmanuelle Ta" w:date="2026-01-26T08:55:00Z">
              <w:rPr/>
            </w:rPrChange>
          </w:rPr>
          <w:t xml:space="preserve">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86" w:author="Pui-Ki Emmanuelle Ta" w:date="2026-01-26T08:55:00Z">
              <w:rPr>
                <w:rFonts w:ascii="Cambria" w:hAnsi="Cambria" w:cs="Arial" w:hint="eastAsia"/>
                <w:color w:val="FF0000"/>
                <w:sz w:val="22"/>
              </w:rPr>
            </w:rPrChange>
          </w:rPr>
          <w:t xml:space="preserve">Please state in reverse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87" w:author="Pui-Ki Emmanuelle Ta" w:date="2026-01-26T08:55:00Z">
              <w:rPr>
                <w:rFonts w:ascii="Cambria" w:hAnsi="Cambria" w:cs="Arial"/>
                <w:color w:val="FF0000"/>
                <w:sz w:val="22"/>
              </w:rPr>
            </w:rPrChange>
          </w:rPr>
          <w:t xml:space="preserve">chronological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88" w:author="Pui-Ki Emmanuelle Ta" w:date="2026-01-26T08:55:00Z">
              <w:rPr>
                <w:rFonts w:ascii="Cambria" w:hAnsi="Cambria" w:cs="Arial" w:hint="eastAsia"/>
                <w:color w:val="FF0000"/>
                <w:sz w:val="22"/>
              </w:rPr>
            </w:rPrChange>
          </w:rPr>
          <w:t>order</w:t>
        </w:r>
      </w:ins>
    </w:p>
    <w:p w14:paraId="4A6926DF" w14:textId="2D4087DA" w:rsidR="003F0CF0" w:rsidRDefault="003F0CF0">
      <w:pPr>
        <w:pStyle w:val="FootnoteText"/>
      </w:pPr>
    </w:p>
  </w:footnote>
  <w:footnote w:id="3">
    <w:p w14:paraId="760D0F18" w14:textId="411A3180" w:rsidR="003F0CF0" w:rsidRPr="003F0CF0" w:rsidRDefault="003F0CF0" w:rsidP="003F0CF0">
      <w:pPr>
        <w:rPr>
          <w:ins w:id="96" w:author="Pui-Ki Emmanuelle Ta" w:date="2026-01-26T08:55:00Z"/>
          <w:rFonts w:ascii="Cambria" w:hAnsi="Cambria" w:cs="Arial"/>
          <w:color w:val="002060"/>
          <w:sz w:val="18"/>
          <w:szCs w:val="18"/>
          <w:rPrChange w:id="97" w:author="Pui-Ki Emmanuelle Ta" w:date="2026-01-26T08:55:00Z">
            <w:rPr>
              <w:ins w:id="98" w:author="Pui-Ki Emmanuelle Ta" w:date="2026-01-26T08:55:00Z"/>
              <w:rFonts w:ascii="Cambria" w:hAnsi="Cambria" w:cs="Arial"/>
              <w:color w:val="FF0000"/>
              <w:sz w:val="22"/>
            </w:rPr>
          </w:rPrChange>
        </w:rPr>
      </w:pPr>
      <w:ins w:id="99" w:author="Pui-Ki Emmanuelle Ta" w:date="2026-01-26T08:55:00Z">
        <w:r w:rsidRPr="003F0CF0">
          <w:rPr>
            <w:rStyle w:val="FootnoteReference"/>
            <w:rFonts w:ascii="Cambria" w:hAnsi="Cambria"/>
            <w:color w:val="002060"/>
            <w:sz w:val="18"/>
            <w:szCs w:val="18"/>
            <w:rPrChange w:id="100" w:author="Pui-Ki Emmanuelle Ta" w:date="2026-01-26T08:55:00Z">
              <w:rPr>
                <w:rStyle w:val="FootnoteReference"/>
              </w:rPr>
            </w:rPrChange>
          </w:rPr>
          <w:footnoteRef/>
        </w:r>
        <w:r w:rsidRPr="003F0CF0">
          <w:rPr>
            <w:rFonts w:ascii="Cambria" w:hAnsi="Cambria"/>
            <w:color w:val="002060"/>
            <w:sz w:val="18"/>
            <w:szCs w:val="18"/>
            <w:rPrChange w:id="101" w:author="Pui-Ki Emmanuelle Ta" w:date="2026-01-26T08:55:00Z">
              <w:rPr/>
            </w:rPrChange>
          </w:rPr>
          <w:t xml:space="preserve">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102" w:author="Pui-Ki Emmanuelle Ta" w:date="2026-01-26T08:55:00Z">
              <w:rPr>
                <w:rFonts w:ascii="Cambria" w:hAnsi="Cambria" w:cs="Arial" w:hint="eastAsia"/>
                <w:color w:val="FF0000"/>
                <w:sz w:val="22"/>
              </w:rPr>
            </w:rPrChange>
          </w:rPr>
          <w:t xml:space="preserve">Please state in </w:t>
        </w:r>
        <w:r w:rsidRPr="003F0CF0">
          <w:rPr>
            <w:rFonts w:ascii="Cambria" w:hAnsi="Cambria" w:cs="Arial"/>
            <w:color w:val="002060"/>
            <w:sz w:val="18"/>
            <w:szCs w:val="18"/>
            <w:rPrChange w:id="103" w:author="Pui-Ki Emmanuelle Ta" w:date="2026-01-26T08:55:00Z">
              <w:rPr>
                <w:rFonts w:ascii="Cambria" w:hAnsi="Cambria" w:cs="Arial"/>
                <w:color w:val="FF0000"/>
                <w:sz w:val="22"/>
              </w:rPr>
            </w:rPrChange>
          </w:rPr>
          <w:t>the order of importance</w:t>
        </w:r>
      </w:ins>
    </w:p>
    <w:p w14:paraId="10ED66C8" w14:textId="6E08F18B" w:rsidR="003F0CF0" w:rsidRDefault="003F0CF0">
      <w:pPr>
        <w:pStyle w:val="FootnoteText"/>
      </w:pPr>
    </w:p>
  </w:footnote>
  <w:footnote w:id="4">
    <w:p w14:paraId="60FDB4E2" w14:textId="06B5F8D2" w:rsidR="00E6368F" w:rsidRPr="008A024A" w:rsidRDefault="00E6368F">
      <w:pPr>
        <w:pStyle w:val="FootnoteText"/>
        <w:rPr>
          <w:rFonts w:ascii="Cambria" w:hAnsi="Cambria"/>
          <w:color w:val="002060"/>
          <w:sz w:val="18"/>
          <w:szCs w:val="18"/>
          <w:rPrChange w:id="277" w:author="Pui-Ki Emmanuelle Ta" w:date="2026-01-26T09:02:00Z">
            <w:rPr/>
          </w:rPrChange>
        </w:rPr>
      </w:pPr>
      <w:ins w:id="278" w:author="Pui-Ki Emmanuelle Ta" w:date="2026-01-26T08:47:00Z">
        <w:r w:rsidRPr="008A024A">
          <w:rPr>
            <w:rStyle w:val="FootnoteReference"/>
            <w:rFonts w:ascii="Cambria" w:hAnsi="Cambria"/>
            <w:color w:val="002060"/>
            <w:sz w:val="18"/>
            <w:szCs w:val="18"/>
            <w:rPrChange w:id="279" w:author="Pui-Ki Emmanuelle Ta" w:date="2026-01-26T09:02:00Z">
              <w:rPr>
                <w:rStyle w:val="FootnoteReference"/>
              </w:rPr>
            </w:rPrChange>
          </w:rPr>
          <w:footnoteRef/>
        </w:r>
        <w:r w:rsidRPr="008A024A">
          <w:rPr>
            <w:rFonts w:ascii="Cambria" w:hAnsi="Cambria" w:cs="Arial"/>
            <w:i/>
            <w:color w:val="002060"/>
            <w:sz w:val="18"/>
            <w:szCs w:val="18"/>
            <w:rPrChange w:id="280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 xml:space="preserve"> </w:t>
        </w:r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81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>P</w:t>
        </w:r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82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 xml:space="preserve">lease specify the arbitration </w:t>
        </w:r>
      </w:ins>
      <w:ins w:id="283" w:author="Pui-Ki Emmanuelle Ta" w:date="2026-01-26T08:49:00Z"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84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>institutio</w:t>
        </w:r>
      </w:ins>
      <w:ins w:id="285" w:author="Pui-Ki Emmanuelle Ta" w:date="2026-01-26T08:50:00Z"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86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 xml:space="preserve">n / </w:t>
        </w:r>
      </w:ins>
      <w:ins w:id="287" w:author="Pui-Ki Emmanuelle Ta" w:date="2026-01-26T08:49:00Z"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88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>applicable rules</w:t>
        </w:r>
      </w:ins>
      <w:ins w:id="289" w:author="Pui-Ki Emmanuelle Ta" w:date="2026-01-26T08:50:00Z"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290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 xml:space="preserve"> / </w:t>
        </w:r>
        <w:r w:rsidRPr="008A024A">
          <w:rPr>
            <w:rFonts w:ascii="Cambria" w:hAnsi="Cambria" w:cs="Arial"/>
            <w:i/>
            <w:color w:val="002060"/>
            <w:sz w:val="18"/>
            <w:szCs w:val="18"/>
            <w:rPrChange w:id="291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>ad hoc</w:t>
        </w:r>
      </w:ins>
    </w:p>
  </w:footnote>
  <w:footnote w:id="5">
    <w:p w14:paraId="3689E4F0" w14:textId="77777777" w:rsidR="00E6368F" w:rsidRPr="008A024A" w:rsidRDefault="00E6368F" w:rsidP="00E6368F">
      <w:pPr>
        <w:pStyle w:val="FootnoteText"/>
        <w:rPr>
          <w:ins w:id="347" w:author="Pui-Ki Emmanuelle Ta" w:date="2026-01-26T08:51:00Z"/>
          <w:rFonts w:ascii="Cambria" w:hAnsi="Cambria"/>
          <w:color w:val="002060"/>
          <w:sz w:val="18"/>
          <w:szCs w:val="18"/>
          <w:rPrChange w:id="348" w:author="Pui-Ki Emmanuelle Ta" w:date="2026-01-26T09:02:00Z">
            <w:rPr>
              <w:ins w:id="349" w:author="Pui-Ki Emmanuelle Ta" w:date="2026-01-26T08:51:00Z"/>
            </w:rPr>
          </w:rPrChange>
        </w:rPr>
      </w:pPr>
      <w:ins w:id="350" w:author="Pui-Ki Emmanuelle Ta" w:date="2026-01-26T08:51:00Z">
        <w:r w:rsidRPr="008A024A">
          <w:rPr>
            <w:rStyle w:val="FootnoteReference"/>
            <w:rFonts w:ascii="Cambria" w:hAnsi="Cambria"/>
            <w:color w:val="002060"/>
            <w:sz w:val="18"/>
            <w:szCs w:val="18"/>
            <w:rPrChange w:id="351" w:author="Pui-Ki Emmanuelle Ta" w:date="2026-01-26T09:02:00Z">
              <w:rPr>
                <w:rStyle w:val="FootnoteReference"/>
              </w:rPr>
            </w:rPrChange>
          </w:rPr>
          <w:footnoteRef/>
        </w:r>
        <w:r w:rsidRPr="008A024A">
          <w:rPr>
            <w:rFonts w:ascii="Cambria" w:hAnsi="Cambria" w:cs="Arial"/>
            <w:i/>
            <w:color w:val="002060"/>
            <w:sz w:val="18"/>
            <w:szCs w:val="18"/>
            <w:rPrChange w:id="352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 xml:space="preserve"> </w:t>
        </w:r>
        <w:r w:rsidRPr="008A024A">
          <w:rPr>
            <w:rFonts w:ascii="Cambria" w:hAnsi="Cambria" w:cs="Arial"/>
            <w:iCs/>
            <w:color w:val="002060"/>
            <w:sz w:val="18"/>
            <w:szCs w:val="18"/>
            <w:rPrChange w:id="353" w:author="Pui-Ki Emmanuelle Ta" w:date="2026-01-26T09:02:00Z">
              <w:rPr>
                <w:rFonts w:ascii="Cambria" w:hAnsi="Cambria" w:cs="Arial"/>
                <w:iCs/>
                <w:color w:val="FF0000"/>
              </w:rPr>
            </w:rPrChange>
          </w:rPr>
          <w:t xml:space="preserve">Please specify the arbitration institution / applicable rules / </w:t>
        </w:r>
        <w:r w:rsidRPr="008A024A">
          <w:rPr>
            <w:rFonts w:ascii="Cambria" w:hAnsi="Cambria" w:cs="Arial"/>
            <w:i/>
            <w:color w:val="002060"/>
            <w:sz w:val="18"/>
            <w:szCs w:val="18"/>
            <w:rPrChange w:id="354" w:author="Pui-Ki Emmanuelle Ta" w:date="2026-01-26T09:02:00Z">
              <w:rPr>
                <w:rFonts w:ascii="Cambria" w:hAnsi="Cambria" w:cs="Arial"/>
                <w:i/>
                <w:color w:val="FF0000"/>
              </w:rPr>
            </w:rPrChange>
          </w:rPr>
          <w:t>ad hoc</w:t>
        </w:r>
      </w:ins>
    </w:p>
  </w:footnote>
  <w:footnote w:id="6">
    <w:p w14:paraId="49A26E3C" w14:textId="67DE11FF" w:rsidR="008A024A" w:rsidRPr="008A024A" w:rsidRDefault="008A024A" w:rsidP="008A024A">
      <w:pPr>
        <w:rPr>
          <w:ins w:id="407" w:author="Pui-Ki Emmanuelle Ta" w:date="2026-01-26T09:01:00Z"/>
          <w:rFonts w:ascii="Cambria" w:hAnsi="Cambria" w:cs="Arial"/>
          <w:color w:val="002060"/>
          <w:sz w:val="18"/>
          <w:szCs w:val="18"/>
          <w:lang w:val="fr-FR"/>
          <w:rPrChange w:id="408" w:author="Pui-Ki Emmanuelle Ta" w:date="2026-01-26T09:02:00Z">
            <w:rPr>
              <w:ins w:id="409" w:author="Pui-Ki Emmanuelle Ta" w:date="2026-01-26T09:01:00Z"/>
              <w:rFonts w:ascii="Cambria" w:hAnsi="Cambria" w:cs="Arial"/>
              <w:color w:val="002060"/>
              <w:sz w:val="22"/>
              <w:szCs w:val="28"/>
              <w:lang w:val="fr-FR"/>
            </w:rPr>
          </w:rPrChange>
        </w:rPr>
      </w:pPr>
      <w:ins w:id="410" w:author="Pui-Ki Emmanuelle Ta" w:date="2026-01-26T09:01:00Z">
        <w:r w:rsidRPr="008A024A">
          <w:rPr>
            <w:rStyle w:val="FootnoteReference"/>
            <w:rFonts w:ascii="Cambria" w:hAnsi="Cambria"/>
            <w:color w:val="002060"/>
            <w:sz w:val="18"/>
            <w:szCs w:val="18"/>
            <w:rPrChange w:id="411" w:author="Pui-Ki Emmanuelle Ta" w:date="2026-01-26T09:02:00Z">
              <w:rPr>
                <w:rStyle w:val="FootnoteReference"/>
              </w:rPr>
            </w:rPrChange>
          </w:rPr>
          <w:footnoteRef/>
        </w:r>
        <w:r w:rsidRPr="008A024A">
          <w:rPr>
            <w:rFonts w:ascii="Cambria" w:hAnsi="Cambria"/>
            <w:color w:val="002060"/>
            <w:sz w:val="18"/>
            <w:szCs w:val="18"/>
            <w:rPrChange w:id="412" w:author="Pui-Ki Emmanuelle Ta" w:date="2026-01-26T09:02:00Z">
              <w:rPr/>
            </w:rPrChange>
          </w:rPr>
          <w:t xml:space="preserve"> </w:t>
        </w:r>
        <w:r w:rsidRPr="008A024A">
          <w:rPr>
            <w:rFonts w:ascii="Cambria" w:hAnsi="Cambria" w:cs="Arial"/>
            <w:color w:val="002060"/>
            <w:sz w:val="18"/>
            <w:szCs w:val="18"/>
            <w:lang w:val="fr-FR"/>
            <w:rPrChange w:id="413" w:author="Pui-Ki Emmanuelle Ta" w:date="2026-01-26T09:02:00Z">
              <w:rPr>
                <w:rFonts w:ascii="Cambria" w:hAnsi="Cambria" w:cs="Arial"/>
                <w:color w:val="002060"/>
                <w:sz w:val="22"/>
                <w:szCs w:val="28"/>
                <w:lang w:val="fr-FR"/>
              </w:rPr>
            </w:rPrChange>
          </w:rPr>
          <w:t>Certificates, Awards (Recognition), etc.</w:t>
        </w:r>
      </w:ins>
    </w:p>
    <w:p w14:paraId="63E4E69D" w14:textId="776BBDD3" w:rsidR="008A024A" w:rsidRDefault="008A024A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6A153" w14:textId="77777777" w:rsidR="00902B2A" w:rsidRDefault="00FE4139" w:rsidP="00FE4139">
    <w:pPr>
      <w:spacing w:after="0"/>
      <w:ind w:firstLineChars="1205" w:firstLine="2410"/>
      <w:jc w:val="center"/>
      <w:rPr>
        <w:rFonts w:ascii="Noto Sans Cond Med" w:hAnsi="Noto Sans Cond Med" w:cs="Noto Sans Cond Med"/>
        <w:b/>
        <w:sz w:val="28"/>
        <w:szCs w:val="28"/>
      </w:rPr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63DF7688" wp14:editId="0ED33B57">
          <wp:simplePos x="0" y="0"/>
          <wp:positionH relativeFrom="margin">
            <wp:align>left</wp:align>
          </wp:positionH>
          <wp:positionV relativeFrom="page">
            <wp:posOffset>189230</wp:posOffset>
          </wp:positionV>
          <wp:extent cx="4851213" cy="1047750"/>
          <wp:effectExtent l="0" t="0" r="6985" b="0"/>
          <wp:wrapNone/>
          <wp:docPr id="16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국제-영문-img-116x25(2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1213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C7B72F" w14:textId="77777777" w:rsidR="00FE4139" w:rsidRDefault="00FE4139" w:rsidP="00FE4139">
    <w:pPr>
      <w:spacing w:after="0"/>
      <w:ind w:firstLineChars="1205" w:firstLine="3374"/>
      <w:jc w:val="left"/>
      <w:rPr>
        <w:rFonts w:ascii="Cambria" w:hAnsi="Cambria" w:cs="Noto Sans Cond Med"/>
        <w:b/>
        <w:sz w:val="28"/>
        <w:szCs w:val="28"/>
      </w:rPr>
    </w:pPr>
  </w:p>
  <w:p w14:paraId="0FCB4B3C" w14:textId="77777777" w:rsidR="00FE4139" w:rsidRDefault="00FE4139" w:rsidP="00FE4139">
    <w:pPr>
      <w:spacing w:after="0" w:line="240" w:lineRule="auto"/>
      <w:ind w:firstLineChars="1205" w:firstLine="3374"/>
      <w:jc w:val="left"/>
      <w:rPr>
        <w:rFonts w:ascii="Cambria" w:hAnsi="Cambria" w:cs="Noto Sans Cond Med"/>
        <w:b/>
        <w:sz w:val="28"/>
        <w:szCs w:val="28"/>
      </w:rPr>
    </w:pPr>
  </w:p>
  <w:p w14:paraId="7846BB71" w14:textId="77777777" w:rsidR="003F0CF0" w:rsidRDefault="00902B2A" w:rsidP="00FE4139">
    <w:pPr>
      <w:spacing w:after="0"/>
      <w:ind w:leftChars="1772" w:left="3545" w:hanging="1"/>
      <w:jc w:val="left"/>
      <w:rPr>
        <w:ins w:id="426" w:author="Pui-Ki Emmanuelle Ta" w:date="2026-01-26T08:53:00Z"/>
        <w:rFonts w:ascii="Cambria" w:hAnsi="Cambria" w:cs="Noto Sans Cond Med"/>
        <w:b/>
        <w:sz w:val="28"/>
        <w:szCs w:val="28"/>
      </w:rPr>
    </w:pPr>
    <w:del w:id="427" w:author="Pui-Ki Emmanuelle Ta" w:date="2026-01-26T08:53:00Z">
      <w:r w:rsidRPr="00FE4139" w:rsidDel="003F0CF0">
        <w:rPr>
          <w:rFonts w:ascii="Cambria" w:hAnsi="Cambria" w:cs="Noto Sans Cond Med"/>
          <w:b/>
          <w:sz w:val="28"/>
          <w:szCs w:val="28"/>
        </w:rPr>
        <w:delText>Curriculum Vitae</w:delText>
      </w:r>
      <w:r w:rsidR="00FE4139" w:rsidDel="003F0CF0">
        <w:rPr>
          <w:rFonts w:ascii="Cambria" w:hAnsi="Cambria" w:cs="Noto Sans Cond Med"/>
          <w:b/>
          <w:sz w:val="28"/>
          <w:szCs w:val="28"/>
        </w:rPr>
        <w:delText xml:space="preserve"> / </w:delText>
      </w:r>
    </w:del>
    <w:r w:rsidR="00FE4139">
      <w:rPr>
        <w:rFonts w:ascii="Cambria" w:hAnsi="Cambria" w:cs="Noto Sans Cond Med"/>
        <w:b/>
        <w:sz w:val="28"/>
        <w:szCs w:val="28"/>
      </w:rPr>
      <w:t>Application</w:t>
    </w:r>
    <w:ins w:id="428" w:author="Pui-Ki Emmanuelle Ta" w:date="2026-01-26T08:53:00Z">
      <w:r w:rsidR="003F0CF0">
        <w:rPr>
          <w:rFonts w:ascii="Cambria" w:hAnsi="Cambria" w:cs="Noto Sans Cond Med"/>
          <w:b/>
          <w:sz w:val="28"/>
          <w:szCs w:val="28"/>
        </w:rPr>
        <w:t xml:space="preserve"> </w:t>
      </w:r>
    </w:ins>
    <w:del w:id="429" w:author="Pui-Ki Emmanuelle Ta" w:date="2026-01-26T08:53:00Z">
      <w:r w:rsidR="00FE4139" w:rsidDel="003F0CF0">
        <w:rPr>
          <w:rFonts w:ascii="Cambria" w:hAnsi="Cambria" w:cs="Noto Sans Cond Med"/>
          <w:b/>
          <w:sz w:val="28"/>
          <w:szCs w:val="28"/>
        </w:rPr>
        <w:br/>
      </w:r>
    </w:del>
    <w:r w:rsidRPr="00FE4139">
      <w:rPr>
        <w:rFonts w:ascii="Cambria" w:hAnsi="Cambria" w:cs="Noto Sans Cond Med"/>
        <w:b/>
        <w:sz w:val="28"/>
        <w:szCs w:val="28"/>
      </w:rPr>
      <w:t>for</w:t>
    </w:r>
    <w:r w:rsidR="00FE4139">
      <w:rPr>
        <w:rFonts w:ascii="Cambria" w:hAnsi="Cambria" w:cs="Noto Sans Cond Med" w:hint="eastAsia"/>
        <w:b/>
        <w:sz w:val="28"/>
        <w:szCs w:val="28"/>
      </w:rPr>
      <w:t xml:space="preserve"> </w:t>
    </w:r>
    <w:r w:rsidRPr="00FE4139">
      <w:rPr>
        <w:rFonts w:ascii="Cambria" w:hAnsi="Cambria" w:cs="Noto Sans Cond Med"/>
        <w:b/>
        <w:sz w:val="28"/>
        <w:szCs w:val="28"/>
      </w:rPr>
      <w:t xml:space="preserve">KCAB International </w:t>
    </w:r>
  </w:p>
  <w:p w14:paraId="05120961" w14:textId="37D95BA1" w:rsidR="006D3434" w:rsidRDefault="003F0CF0" w:rsidP="00FE4139">
    <w:pPr>
      <w:spacing w:after="0"/>
      <w:ind w:leftChars="1772" w:left="3545" w:hanging="1"/>
      <w:jc w:val="left"/>
      <w:rPr>
        <w:rFonts w:ascii="Cambria" w:hAnsi="Cambria" w:cs="Noto Sans Cond Med"/>
        <w:b/>
        <w:sz w:val="28"/>
        <w:szCs w:val="28"/>
      </w:rPr>
    </w:pPr>
    <w:ins w:id="430" w:author="Pui-Ki Emmanuelle Ta" w:date="2026-01-26T08:53:00Z">
      <w:r>
        <w:rPr>
          <w:rFonts w:ascii="Cambria" w:hAnsi="Cambria" w:cs="Noto Sans Cond Med"/>
          <w:b/>
          <w:sz w:val="28"/>
          <w:szCs w:val="28"/>
        </w:rPr>
        <w:t xml:space="preserve">Panel of </w:t>
      </w:r>
    </w:ins>
    <w:r w:rsidR="00902B2A" w:rsidRPr="00FE4139">
      <w:rPr>
        <w:rFonts w:ascii="Cambria" w:hAnsi="Cambria" w:cs="Noto Sans Cond Med"/>
        <w:b/>
        <w:sz w:val="28"/>
        <w:szCs w:val="28"/>
      </w:rPr>
      <w:t>Arbitrators</w:t>
    </w:r>
  </w:p>
  <w:p w14:paraId="1FFE73C8" w14:textId="77777777" w:rsidR="00FE4139" w:rsidRPr="00FE4139" w:rsidRDefault="00FE4139" w:rsidP="00FE4139">
    <w:pPr>
      <w:spacing w:after="0"/>
      <w:ind w:leftChars="1772" w:left="3545" w:hanging="1"/>
      <w:jc w:val="left"/>
      <w:rPr>
        <w:rFonts w:ascii="Cambria" w:hAnsi="Cambria" w:cs="Noto Sans Cond Med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2E1"/>
    <w:multiLevelType w:val="hybridMultilevel"/>
    <w:tmpl w:val="FD80B562"/>
    <w:lvl w:ilvl="0" w:tplc="0A7EBD26">
      <w:start w:val="5"/>
      <w:numFmt w:val="bullet"/>
      <w:lvlText w:val="-"/>
      <w:lvlJc w:val="left"/>
      <w:pPr>
        <w:ind w:left="76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7FC1F0A"/>
    <w:multiLevelType w:val="hybridMultilevel"/>
    <w:tmpl w:val="A5D434B4"/>
    <w:lvl w:ilvl="0" w:tplc="AA9A7E52">
      <w:start w:val="2"/>
      <w:numFmt w:val="bullet"/>
      <w:lvlText w:val="-"/>
      <w:lvlJc w:val="left"/>
      <w:pPr>
        <w:ind w:left="7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ui-Ki Emmanuelle Ta">
    <w15:presenceInfo w15:providerId="Windows Live" w15:userId="a50faa05fb67ca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revisionView w:markup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34"/>
    <w:rsid w:val="00027E8D"/>
    <w:rsid w:val="000605C6"/>
    <w:rsid w:val="0006421A"/>
    <w:rsid w:val="000660AF"/>
    <w:rsid w:val="00080A94"/>
    <w:rsid w:val="00090C01"/>
    <w:rsid w:val="001E13CC"/>
    <w:rsid w:val="002A51D4"/>
    <w:rsid w:val="002D247A"/>
    <w:rsid w:val="00340357"/>
    <w:rsid w:val="00374C45"/>
    <w:rsid w:val="0038496D"/>
    <w:rsid w:val="003E6780"/>
    <w:rsid w:val="003F0CF0"/>
    <w:rsid w:val="00556005"/>
    <w:rsid w:val="00560A88"/>
    <w:rsid w:val="00570F16"/>
    <w:rsid w:val="005A4C2B"/>
    <w:rsid w:val="005E283E"/>
    <w:rsid w:val="005F3102"/>
    <w:rsid w:val="00622F22"/>
    <w:rsid w:val="00630C02"/>
    <w:rsid w:val="006A1A31"/>
    <w:rsid w:val="006B51D7"/>
    <w:rsid w:val="006D3434"/>
    <w:rsid w:val="0074367B"/>
    <w:rsid w:val="007E4FCB"/>
    <w:rsid w:val="00833CEF"/>
    <w:rsid w:val="008379BC"/>
    <w:rsid w:val="008A024A"/>
    <w:rsid w:val="008A292F"/>
    <w:rsid w:val="008B5EE5"/>
    <w:rsid w:val="008D067A"/>
    <w:rsid w:val="00902B2A"/>
    <w:rsid w:val="00994337"/>
    <w:rsid w:val="00A01B0E"/>
    <w:rsid w:val="00A41238"/>
    <w:rsid w:val="00B2619F"/>
    <w:rsid w:val="00B777B2"/>
    <w:rsid w:val="00B93FCF"/>
    <w:rsid w:val="00BD21C1"/>
    <w:rsid w:val="00C008A8"/>
    <w:rsid w:val="00C16D4A"/>
    <w:rsid w:val="00C8514D"/>
    <w:rsid w:val="00C862C9"/>
    <w:rsid w:val="00CF77C7"/>
    <w:rsid w:val="00D61962"/>
    <w:rsid w:val="00D71A78"/>
    <w:rsid w:val="00DD4BBF"/>
    <w:rsid w:val="00E622F5"/>
    <w:rsid w:val="00E6368F"/>
    <w:rsid w:val="00F13C5F"/>
    <w:rsid w:val="00F174BD"/>
    <w:rsid w:val="00F51839"/>
    <w:rsid w:val="00F975E0"/>
    <w:rsid w:val="00FD69D8"/>
    <w:rsid w:val="00FE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5E1697"/>
  <w15:chartTrackingRefBased/>
  <w15:docId w15:val="{DBA20F6D-008B-4B45-B689-23AD1896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C02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43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D3434"/>
  </w:style>
  <w:style w:type="paragraph" w:styleId="Footer">
    <w:name w:val="footer"/>
    <w:basedOn w:val="Normal"/>
    <w:link w:val="FooterChar"/>
    <w:uiPriority w:val="99"/>
    <w:unhideWhenUsed/>
    <w:rsid w:val="006D343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D3434"/>
  </w:style>
  <w:style w:type="character" w:styleId="Hyperlink">
    <w:name w:val="Hyperlink"/>
    <w:basedOn w:val="DefaultParagraphFont"/>
    <w:uiPriority w:val="99"/>
    <w:unhideWhenUsed/>
    <w:rsid w:val="00F5183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4BBF"/>
    <w:pPr>
      <w:spacing w:after="0" w:line="240" w:lineRule="auto"/>
      <w:ind w:left="720"/>
      <w:contextualSpacing/>
    </w:pPr>
    <w:rPr>
      <w:rFonts w:ascii="바탕" w:eastAsia="바탕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B2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B2A"/>
    <w:rPr>
      <w:rFonts w:asciiTheme="majorHAnsi" w:eastAsiaTheme="majorEastAsia" w:hAnsiTheme="majorHAnsi" w:cstheme="maj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368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368F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36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D4657-4447-4DB3-A4DC-15DE24B08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si eun</dc:creator>
  <cp:keywords/>
  <dc:description/>
  <cp:lastModifiedBy>Pui-Ki Emmanuelle Ta</cp:lastModifiedBy>
  <cp:revision>2</cp:revision>
  <cp:lastPrinted>2020-01-28T03:19:00Z</cp:lastPrinted>
  <dcterms:created xsi:type="dcterms:W3CDTF">2026-01-26T00:14:00Z</dcterms:created>
  <dcterms:modified xsi:type="dcterms:W3CDTF">2026-01-26T00:14:00Z</dcterms:modified>
</cp:coreProperties>
</file>